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03033" w:rsidR="00C8049E" w:rsidP="466ECE85" w:rsidRDefault="00C8049E" w14:paraId="0486FF12" w14:textId="272687F6">
      <w:pPr>
        <w:spacing w:line="259" w:lineRule="auto"/>
        <w:jc w:val="center"/>
        <w:rPr>
          <w:rFonts w:ascii="Verdana" w:hAnsi="Verdana"/>
          <w:sz w:val="36"/>
          <w:szCs w:val="36"/>
        </w:rPr>
      </w:pPr>
      <w:r>
        <w:br/>
      </w:r>
      <w:r w:rsidRPr="466ECE85" w:rsidR="3CDDE654">
        <w:rPr>
          <w:rFonts w:ascii="Verdana" w:hAnsi="Verdana" w:eastAsia="Verdana" w:cs="Verdana"/>
          <w:color w:val="000000" w:themeColor="text1"/>
          <w:sz w:val="36"/>
          <w:szCs w:val="36"/>
        </w:rPr>
        <w:t xml:space="preserve"> Best Used Cars for Car Sharing Business </w:t>
      </w:r>
    </w:p>
    <w:p w:rsidR="00C8049E" w:rsidP="00C8049E" w:rsidRDefault="00C8049E" w14:paraId="49F41108" w14:textId="77777777">
      <w:pPr>
        <w:jc w:val="center"/>
        <w:rPr>
          <w:rFonts w:ascii="Verdana" w:hAnsi="Verdana" w:cs="Arial"/>
        </w:rPr>
      </w:pPr>
    </w:p>
    <w:p w:rsidRPr="00872EAB" w:rsidR="00C8049E" w:rsidP="00C8049E" w:rsidRDefault="007A0252" w14:paraId="333E424A" w14:textId="33DDCA08">
      <w:pPr>
        <w:jc w:val="center"/>
        <w:rPr>
          <w:rFonts w:ascii="Verdana" w:hAnsi="Verdana" w:cs="Arial"/>
        </w:rPr>
      </w:pPr>
      <w:r w:rsidRPr="00B42D11">
        <w:rPr>
          <w:rFonts w:ascii="Verdana" w:hAnsi="Verdana"/>
          <w:noProof/>
        </w:rPr>
        <w:t xml:space="preserve">Team </w:t>
      </w:r>
      <w:r>
        <w:rPr>
          <w:rFonts w:ascii="Verdana" w:hAnsi="Verdana"/>
          <w:noProof/>
        </w:rPr>
        <w:t>5</w:t>
      </w:r>
    </w:p>
    <w:p w:rsidRPr="00B42D11" w:rsidR="00B83E21" w:rsidP="00B83E21" w:rsidRDefault="00B83E21" w14:paraId="2B6A665E" w14:textId="6571F34A">
      <w:pPr>
        <w:jc w:val="center"/>
        <w:rPr>
          <w:rFonts w:ascii="Verdana" w:hAnsi="Verdana" w:cs="Arial"/>
          <w:noProof/>
        </w:rPr>
      </w:pPr>
      <w:r w:rsidRPr="00B42D11">
        <w:rPr>
          <w:rFonts w:ascii="Verdana" w:hAnsi="Verdana"/>
          <w:noProof/>
        </w:rPr>
        <w:t>Umutbek Abdimanan uulu </w:t>
      </w:r>
      <w:r w:rsidR="007A0252">
        <w:rPr>
          <w:rFonts w:ascii="Verdana" w:hAnsi="Verdana"/>
          <w:noProof/>
        </w:rPr>
        <w:t>-</w:t>
      </w:r>
      <w:r w:rsidRPr="00B42D11">
        <w:rPr>
          <w:rFonts w:ascii="Verdana" w:hAnsi="Verdana"/>
          <w:noProof/>
        </w:rPr>
        <w:t xml:space="preserve"> MSCS, City University of Seattle  </w:t>
      </w:r>
    </w:p>
    <w:p w:rsidR="00B83E21" w:rsidP="00B83E21" w:rsidRDefault="00B83E21" w14:paraId="2BE6003D" w14:textId="77777777">
      <w:pPr>
        <w:jc w:val="center"/>
        <w:rPr>
          <w:rStyle w:val="eop"/>
          <w:rFonts w:ascii="Arial" w:hAnsi="Arial" w:cs="Arial" w:eastAsiaTheme="majorEastAsia"/>
          <w:color w:val="0079BF"/>
          <w:sz w:val="22"/>
          <w:szCs w:val="22"/>
        </w:rPr>
      </w:pPr>
      <w:r>
        <w:rPr>
          <w:rStyle w:val="normaltextrun"/>
          <w:rFonts w:ascii="Arial" w:hAnsi="Arial" w:cs="Arial" w:eastAsiaTheme="majorEastAsia"/>
          <w:color w:val="0079BF"/>
          <w:sz w:val="22"/>
          <w:szCs w:val="22"/>
          <w:u w:val="single"/>
        </w:rPr>
        <w:t>abdimananuuluumutbe@cityuniversity.edu</w:t>
      </w:r>
      <w:r>
        <w:rPr>
          <w:rStyle w:val="eop"/>
          <w:rFonts w:ascii="Arial" w:hAnsi="Arial" w:cs="Arial" w:eastAsiaTheme="majorEastAsia"/>
          <w:color w:val="0079BF"/>
          <w:sz w:val="22"/>
          <w:szCs w:val="22"/>
        </w:rPr>
        <w:t> </w:t>
      </w:r>
    </w:p>
    <w:p w:rsidR="00B83E21" w:rsidP="00B83E21" w:rsidRDefault="00B83E21" w14:paraId="42C57B3D" w14:textId="77777777">
      <w:pPr>
        <w:pStyle w:val="paragraph"/>
        <w:spacing w:before="0" w:beforeAutospacing="0" w:after="0" w:afterAutospacing="0"/>
        <w:textAlignment w:val="baseline"/>
        <w:rPr>
          <w:rFonts w:ascii="Segoe UI" w:hAnsi="Segoe UI" w:cs="Segoe UI"/>
          <w:color w:val="000000"/>
          <w:sz w:val="18"/>
          <w:szCs w:val="18"/>
        </w:rPr>
      </w:pPr>
    </w:p>
    <w:p w:rsidR="00B83E21" w:rsidP="00B83E21" w:rsidRDefault="00B83E21" w14:paraId="31646426" w14:textId="42D07F9D">
      <w:pPr>
        <w:jc w:val="center"/>
        <w:rPr>
          <w:rStyle w:val="eop"/>
          <w:rFonts w:ascii="Arial" w:hAnsi="Arial" w:cs="Arial" w:eastAsiaTheme="majorEastAsia"/>
          <w:color w:val="000000"/>
          <w:sz w:val="22"/>
          <w:szCs w:val="22"/>
        </w:rPr>
      </w:pPr>
      <w:r>
        <w:rPr>
          <w:rFonts w:ascii="Verdana" w:hAnsi="Verdana"/>
          <w:noProof/>
        </w:rPr>
        <w:t>Asia Shvets</w:t>
      </w:r>
      <w:r w:rsidRPr="00B42D11">
        <w:rPr>
          <w:rFonts w:ascii="Verdana" w:hAnsi="Verdana"/>
          <w:noProof/>
        </w:rPr>
        <w:t> </w:t>
      </w:r>
      <w:r w:rsidR="007A0252">
        <w:rPr>
          <w:rFonts w:ascii="Verdana" w:hAnsi="Verdana"/>
          <w:noProof/>
        </w:rPr>
        <w:t>-</w:t>
      </w:r>
      <w:r w:rsidRPr="00B42D11">
        <w:rPr>
          <w:rFonts w:ascii="Verdana" w:hAnsi="Verdana"/>
          <w:noProof/>
        </w:rPr>
        <w:t xml:space="preserve"> MSCS, City University of Seattle </w:t>
      </w:r>
    </w:p>
    <w:p w:rsidRPr="00B42D11" w:rsidR="00B83E21" w:rsidP="00B83E21" w:rsidRDefault="00B83E21" w14:paraId="7362E569" w14:textId="77777777">
      <w:pPr>
        <w:pStyle w:val="paragraph"/>
        <w:spacing w:before="0" w:beforeAutospacing="0" w:after="0" w:afterAutospacing="0"/>
        <w:jc w:val="center"/>
        <w:textAlignment w:val="baseline"/>
        <w:rPr>
          <w:rStyle w:val="normaltextrun"/>
          <w:rFonts w:ascii="Arial" w:hAnsi="Arial" w:cs="Arial" w:eastAsiaTheme="majorEastAsia"/>
          <w:color w:val="0079BF"/>
          <w:sz w:val="22"/>
          <w:szCs w:val="22"/>
          <w:u w:val="single"/>
        </w:rPr>
      </w:pPr>
      <w:r w:rsidRPr="00B42D11">
        <w:rPr>
          <w:rStyle w:val="normaltextrun"/>
          <w:rFonts w:ascii="Arial" w:hAnsi="Arial" w:cs="Arial" w:eastAsiaTheme="majorEastAsia"/>
          <w:color w:val="0079BF"/>
          <w:sz w:val="22"/>
          <w:szCs w:val="22"/>
          <w:u w:val="single"/>
        </w:rPr>
        <w:t>shvetsasia@cityuniversity.edu</w:t>
      </w:r>
    </w:p>
    <w:p w:rsidR="00B83E21" w:rsidP="00B83E21" w:rsidRDefault="00B83E21" w14:paraId="3407E4A8" w14:textId="77777777">
      <w:pPr>
        <w:jc w:val="center"/>
        <w:rPr>
          <w:rFonts w:ascii="Verdana" w:hAnsi="Verdana" w:cs="Arial"/>
          <w:noProof/>
        </w:rPr>
      </w:pPr>
    </w:p>
    <w:p w:rsidR="00B83E21" w:rsidP="00B83E21" w:rsidRDefault="00B83E21" w14:paraId="64CA814E" w14:textId="19344CBA">
      <w:pPr>
        <w:jc w:val="center"/>
        <w:rPr>
          <w:rFonts w:ascii="Verdana" w:hAnsi="Verdana" w:cs="Arial"/>
          <w:noProof/>
        </w:rPr>
      </w:pPr>
      <w:r>
        <w:rPr>
          <w:rFonts w:ascii="Verdana" w:hAnsi="Verdana" w:cs="Arial"/>
          <w:noProof/>
        </w:rPr>
        <w:t>Osama Khan</w:t>
      </w:r>
      <w:r w:rsidR="007A0252">
        <w:rPr>
          <w:rFonts w:ascii="Verdana" w:hAnsi="Verdana" w:cs="Arial"/>
          <w:noProof/>
        </w:rPr>
        <w:t xml:space="preserve"> -</w:t>
      </w:r>
      <w:r w:rsidRPr="00B42D11">
        <w:rPr>
          <w:rFonts w:ascii="Verdana" w:hAnsi="Verdana"/>
          <w:noProof/>
        </w:rPr>
        <w:t xml:space="preserve"> MSCS, City University of Seattle</w:t>
      </w:r>
    </w:p>
    <w:p w:rsidR="00C8049E" w:rsidP="00B83E21" w:rsidRDefault="00000000" w14:paraId="77EA4B85" w14:textId="47CF78B5">
      <w:pPr>
        <w:jc w:val="center"/>
        <w:rPr>
          <w:rFonts w:ascii="Verdana" w:hAnsi="Verdana" w:cs="Arial"/>
        </w:rPr>
      </w:pPr>
      <w:hyperlink w:history="1" r:id="rId10">
        <w:r w:rsidRPr="00FD1DB5" w:rsidR="00B83E21">
          <w:rPr>
            <w:rStyle w:val="normaltextrun"/>
            <w:rFonts w:ascii="Arial" w:hAnsi="Arial" w:cs="Arial" w:eastAsiaTheme="majorEastAsia"/>
            <w:color w:val="0079BF"/>
            <w:sz w:val="22"/>
            <w:szCs w:val="22"/>
            <w:u w:val="single"/>
          </w:rPr>
          <w:t>khanosama@cityuniversity.edu</w:t>
        </w:r>
      </w:hyperlink>
    </w:p>
    <w:p w:rsidR="00C8049E" w:rsidP="00C8049E" w:rsidRDefault="00C8049E" w14:paraId="726014A4" w14:textId="77777777">
      <w:pPr>
        <w:jc w:val="center"/>
        <w:rPr>
          <w:rFonts w:ascii="Verdana" w:hAnsi="Verdana" w:cs="Arial"/>
        </w:rPr>
      </w:pPr>
    </w:p>
    <w:p w:rsidRPr="00872EAB" w:rsidR="00C8049E" w:rsidP="00C8049E" w:rsidRDefault="00C8049E" w14:paraId="6B04C3FF" w14:textId="77777777">
      <w:pPr>
        <w:jc w:val="center"/>
        <w:rPr>
          <w:rFonts w:ascii="Verdana" w:hAnsi="Verdana" w:cs="Arial"/>
        </w:rPr>
      </w:pPr>
    </w:p>
    <w:p w:rsidRPr="00872EAB" w:rsidR="00C8049E" w:rsidP="00C8049E" w:rsidRDefault="00C8049E" w14:paraId="30E0078C" w14:textId="77777777">
      <w:pPr>
        <w:jc w:val="center"/>
        <w:rPr>
          <w:rFonts w:ascii="Verdana" w:hAnsi="Verdana"/>
          <w:b/>
          <w:bCs/>
          <w:kern w:val="36"/>
        </w:rPr>
      </w:pPr>
      <w:r w:rsidRPr="00872EAB">
        <w:rPr>
          <w:rFonts w:ascii="Verdana" w:hAnsi="Verdana"/>
          <w:b/>
          <w:bCs/>
          <w:kern w:val="36"/>
        </w:rPr>
        <w:t>Abstract</w:t>
      </w:r>
      <w:r>
        <w:rPr>
          <w:rFonts w:ascii="Verdana" w:hAnsi="Verdana"/>
          <w:b/>
          <w:bCs/>
          <w:kern w:val="36"/>
        </w:rPr>
        <w:t xml:space="preserve"> </w:t>
      </w:r>
    </w:p>
    <w:p w:rsidRPr="00872EAB" w:rsidR="00C8049E" w:rsidP="00C8049E" w:rsidRDefault="00C8049E" w14:paraId="1D8E4DB8" w14:textId="77777777">
      <w:pPr>
        <w:jc w:val="both"/>
        <w:rPr>
          <w:rFonts w:ascii="Verdana" w:hAnsi="Verdana" w:cs="Arial"/>
          <w:sz w:val="18"/>
          <w:szCs w:val="18"/>
        </w:rPr>
      </w:pPr>
    </w:p>
    <w:p w:rsidRPr="00872EAB" w:rsidR="00C8049E" w:rsidP="108C63FD" w:rsidRDefault="7DC2AC63" w14:paraId="2ACE91A9" w14:textId="45B5A5A2">
      <w:pPr>
        <w:jc w:val="both"/>
        <w:rPr>
          <w:rFonts w:ascii="Verdana" w:hAnsi="Verdana"/>
          <w:sz w:val="18"/>
          <w:szCs w:val="18"/>
        </w:rPr>
      </w:pPr>
      <w:r w:rsidRPr="7C6F1218">
        <w:rPr>
          <w:rFonts w:ascii="Verdana" w:hAnsi="Verdana"/>
          <w:sz w:val="18"/>
          <w:szCs w:val="18"/>
        </w:rPr>
        <w:t>This data acquisition and analytics project aims to clean, pre-process, wrangl</w:t>
      </w:r>
      <w:r w:rsidRPr="7C6F1218" w:rsidR="266BD224">
        <w:rPr>
          <w:rFonts w:ascii="Verdana" w:hAnsi="Verdana"/>
          <w:sz w:val="18"/>
          <w:szCs w:val="18"/>
        </w:rPr>
        <w:t>e</w:t>
      </w:r>
      <w:r w:rsidRPr="7C6F1218" w:rsidR="07EAC31B">
        <w:rPr>
          <w:rFonts w:ascii="Verdana" w:hAnsi="Verdana"/>
          <w:sz w:val="18"/>
          <w:szCs w:val="18"/>
        </w:rPr>
        <w:t xml:space="preserve"> and</w:t>
      </w:r>
      <w:r w:rsidRPr="7C6F1218">
        <w:rPr>
          <w:rFonts w:ascii="Verdana" w:hAnsi="Verdana"/>
          <w:sz w:val="18"/>
          <w:szCs w:val="18"/>
        </w:rPr>
        <w:t xml:space="preserve"> explor</w:t>
      </w:r>
      <w:r w:rsidRPr="7C6F1218" w:rsidR="79A5A2C4">
        <w:rPr>
          <w:rFonts w:ascii="Verdana" w:hAnsi="Verdana"/>
          <w:sz w:val="18"/>
          <w:szCs w:val="18"/>
        </w:rPr>
        <w:t>e</w:t>
      </w:r>
      <w:r w:rsidRPr="7C6F1218">
        <w:rPr>
          <w:rFonts w:ascii="Verdana" w:hAnsi="Verdana"/>
          <w:sz w:val="18"/>
          <w:szCs w:val="18"/>
        </w:rPr>
        <w:t xml:space="preserve"> </w:t>
      </w:r>
      <w:r w:rsidRPr="7C6F1218" w:rsidR="36F6A1E7">
        <w:rPr>
          <w:rFonts w:ascii="Verdana" w:hAnsi="Verdana"/>
          <w:sz w:val="18"/>
          <w:szCs w:val="18"/>
        </w:rPr>
        <w:t>a</w:t>
      </w:r>
      <w:r w:rsidRPr="7C6F1218">
        <w:rPr>
          <w:rFonts w:ascii="Verdana" w:hAnsi="Verdana"/>
          <w:sz w:val="18"/>
          <w:szCs w:val="18"/>
        </w:rPr>
        <w:t xml:space="preserve"> dataset from Kaggle which is used to determine the best used cars for a car-sharing business based on various factors such as reliability, safety ratings, and affordability. The project involves the acquisition of a dataset of used cars and their attributes, followed by data cleaning and processing to remove any inconsistencies, errors, or missing values. Exploratory data analysis will be performed to gain insights into the data and identify any patterns or trends. Data visualization techniques will be used to present the findings in a clear and concise manner. The project will help car-sharing businesses make informed decisions on the types of cars to purchase for their fleet, which will ultimately lead to better customer satisfaction and profitability.</w:t>
      </w:r>
    </w:p>
    <w:p w:rsidR="108C63FD" w:rsidP="108C63FD" w:rsidRDefault="108C63FD" w14:paraId="0DA51649" w14:textId="4527DA14">
      <w:pPr>
        <w:jc w:val="both"/>
        <w:rPr>
          <w:rFonts w:ascii="Verdana" w:hAnsi="Verdana"/>
          <w:sz w:val="18"/>
          <w:szCs w:val="18"/>
        </w:rPr>
      </w:pPr>
    </w:p>
    <w:p w:rsidRPr="003114DF" w:rsidR="00C8049E" w:rsidP="003114DF" w:rsidRDefault="00C8049E" w14:paraId="3852FBEF" w14:textId="4F556275">
      <w:pPr>
        <w:jc w:val="both"/>
        <w:rPr>
          <w:rFonts w:ascii="Verdana" w:hAnsi="Verdana" w:cs="Arial"/>
          <w:sz w:val="18"/>
          <w:szCs w:val="18"/>
        </w:rPr>
      </w:pPr>
      <w:r w:rsidRPr="070B83D9">
        <w:rPr>
          <w:rFonts w:ascii="Verdana" w:hAnsi="Verdana" w:cs="Arial"/>
          <w:b/>
          <w:bCs/>
          <w:sz w:val="18"/>
          <w:szCs w:val="18"/>
        </w:rPr>
        <w:t>Keywords:</w:t>
      </w:r>
      <w:r w:rsidRPr="070B83D9">
        <w:rPr>
          <w:rFonts w:ascii="Verdana" w:hAnsi="Verdana" w:cs="Arial"/>
          <w:sz w:val="18"/>
          <w:szCs w:val="18"/>
        </w:rPr>
        <w:t xml:space="preserve"> </w:t>
      </w:r>
      <w:r w:rsidRPr="070B83D9" w:rsidR="47C4C8A0">
        <w:rPr>
          <w:rFonts w:ascii="Verdana" w:hAnsi="Verdana" w:cs="Arial"/>
          <w:sz w:val="18"/>
          <w:szCs w:val="18"/>
        </w:rPr>
        <w:t>Data acquisition, Data pre-processing, Data exploration, Data visualization, Car sharing business, Used cars</w:t>
      </w:r>
      <w:r w:rsidR="00F3138B">
        <w:rPr>
          <w:rFonts w:ascii="Verdana" w:hAnsi="Verdana" w:cs="Arial"/>
          <w:sz w:val="18"/>
          <w:szCs w:val="18"/>
        </w:rPr>
        <w:t>.</w:t>
      </w:r>
    </w:p>
    <w:p w:rsidR="070B83D9" w:rsidP="070B83D9" w:rsidRDefault="070B83D9" w14:paraId="69A8B676" w14:textId="3BFD56A2">
      <w:pPr>
        <w:jc w:val="both"/>
        <w:rPr>
          <w:rFonts w:ascii="Verdana" w:hAnsi="Verdana" w:cs="Arial"/>
          <w:sz w:val="18"/>
          <w:szCs w:val="18"/>
        </w:rPr>
        <w:sectPr w:rsidR="070B83D9" w:rsidSect="00B45C66">
          <w:footerReference w:type="default" r:id="rId11"/>
          <w:pgSz w:w="12240" w:h="15840" w:orient="portrait" w:code="1"/>
          <w:pgMar w:top="1440" w:right="1440" w:bottom="1440" w:left="1440" w:header="576" w:footer="576" w:gutter="0"/>
          <w:cols w:space="720"/>
          <w:docGrid w:linePitch="360"/>
        </w:sectPr>
      </w:pPr>
    </w:p>
    <w:p w:rsidR="00226B35" w:rsidP="17EEFC43" w:rsidRDefault="00226B35" w14:paraId="31B85C05" w14:textId="77777777">
      <w:pPr>
        <w:jc w:val="center"/>
        <w:rPr>
          <w:rFonts w:ascii="Verdana" w:hAnsi="Verdana"/>
          <w:b/>
          <w:bCs/>
        </w:rPr>
      </w:pPr>
    </w:p>
    <w:p w:rsidRPr="00F3138B" w:rsidR="009E6C12" w:rsidP="5AE7D4DF" w:rsidRDefault="00226B35" w14:paraId="0255F948" w14:textId="0AA4F6E8">
      <w:pPr>
        <w:pStyle w:val="ListParagraph"/>
        <w:numPr>
          <w:ilvl w:val="0"/>
          <w:numId w:val="14"/>
        </w:numPr>
        <w:bidi w:val="0"/>
        <w:spacing w:before="0" w:beforeAutospacing="off" w:after="0" w:afterAutospacing="off" w:line="259" w:lineRule="auto"/>
        <w:ind w:right="0"/>
        <w:jc w:val="center"/>
        <w:rPr>
          <w:rFonts w:ascii="Verdana" w:hAnsi="Verdana"/>
          <w:b w:val="1"/>
          <w:bCs w:val="1"/>
          <w:sz w:val="18"/>
          <w:szCs w:val="18"/>
        </w:rPr>
      </w:pPr>
      <w:r w:rsidRPr="5AE7D4DF" w:rsidR="00226B35">
        <w:rPr>
          <w:rFonts w:ascii="Verdana" w:hAnsi="Verdana"/>
          <w:b w:val="1"/>
          <w:bCs w:val="1"/>
          <w:sz w:val="18"/>
          <w:szCs w:val="18"/>
        </w:rPr>
        <w:t>INTRODUCTION</w:t>
      </w:r>
    </w:p>
    <w:p w:rsidRPr="009E6C12" w:rsidR="00293082" w:rsidP="00293082" w:rsidRDefault="00293082" w14:paraId="02554EE8" w14:textId="77777777">
      <w:pPr>
        <w:pStyle w:val="ListParagraph"/>
        <w:rPr>
          <w:rFonts w:ascii="Verdana" w:hAnsi="Verdana"/>
          <w:b/>
          <w:bCs/>
          <w:sz w:val="18"/>
          <w:szCs w:val="18"/>
          <w:rPrChange w:author="lisa.r.schultz5122@gmail.com" w:date="2023-05-22T15:18:00Z" w:id="0">
            <w:rPr/>
          </w:rPrChange>
        </w:rPr>
      </w:pPr>
    </w:p>
    <w:p w:rsidR="00293082" w:rsidP="7C6F1218" w:rsidRDefault="68561908" w14:paraId="286DE174" w14:textId="5B5F54E0">
      <w:pPr>
        <w:jc w:val="both"/>
        <w:rPr>
          <w:rFonts w:ascii="Verdana" w:hAnsi="Verdana"/>
          <w:sz w:val="18"/>
          <w:szCs w:val="18"/>
        </w:rPr>
      </w:pPr>
      <w:r w:rsidRPr="5AE7D4DF" w:rsidR="68561908">
        <w:rPr>
          <w:rFonts w:ascii="Verdana" w:hAnsi="Verdana"/>
          <w:sz w:val="18"/>
          <w:szCs w:val="18"/>
        </w:rPr>
        <w:t xml:space="preserve">The purpose of this project is to highlight </w:t>
      </w:r>
      <w:r w:rsidRPr="5AE7D4DF" w:rsidR="00293082">
        <w:rPr>
          <w:rFonts w:ascii="Verdana" w:hAnsi="Verdana"/>
          <w:sz w:val="18"/>
          <w:szCs w:val="18"/>
        </w:rPr>
        <w:t xml:space="preserve">how data visualization </w:t>
      </w:r>
      <w:r w:rsidRPr="5AE7D4DF" w:rsidR="6E4BC363">
        <w:rPr>
          <w:rFonts w:ascii="Verdana" w:hAnsi="Verdana"/>
          <w:sz w:val="18"/>
          <w:szCs w:val="18"/>
        </w:rPr>
        <w:t>affects</w:t>
      </w:r>
      <w:r w:rsidRPr="5AE7D4DF" w:rsidR="00293082">
        <w:rPr>
          <w:rFonts w:ascii="Verdana" w:hAnsi="Verdana"/>
          <w:sz w:val="18"/>
          <w:szCs w:val="18"/>
        </w:rPr>
        <w:t xml:space="preserve"> informed decision making and ease of access to data that might have trends that are not </w:t>
      </w:r>
      <w:r w:rsidRPr="5AE7D4DF" w:rsidR="00293082">
        <w:rPr>
          <w:rFonts w:ascii="Verdana" w:hAnsi="Verdana"/>
          <w:sz w:val="18"/>
          <w:szCs w:val="18"/>
        </w:rPr>
        <w:t>apparent</w:t>
      </w:r>
      <w:r w:rsidRPr="5AE7D4DF" w:rsidR="00293082">
        <w:rPr>
          <w:rFonts w:ascii="Verdana" w:hAnsi="Verdana"/>
          <w:sz w:val="18"/>
          <w:szCs w:val="18"/>
        </w:rPr>
        <w:t xml:space="preserve"> briefly. The first step of the project will include cleaning of unprocessed datasets from Kaggle. The preprocessed data </w:t>
      </w:r>
      <w:r w:rsidRPr="5AE7D4DF" w:rsidR="00293082">
        <w:rPr>
          <w:rFonts w:ascii="Verdana" w:hAnsi="Verdana"/>
          <w:sz w:val="18"/>
          <w:szCs w:val="18"/>
        </w:rPr>
        <w:t>acquired</w:t>
      </w:r>
      <w:r w:rsidRPr="5AE7D4DF" w:rsidR="00293082">
        <w:rPr>
          <w:rFonts w:ascii="Verdana" w:hAnsi="Verdana"/>
          <w:sz w:val="18"/>
          <w:szCs w:val="18"/>
        </w:rPr>
        <w:t xml:space="preserve"> from Kaggle will be processed according to the projects needs and this processed will later be used to produce visual representation of trends and display information in an organized fashion that will make it easy to understand to not only anyone who uses a computer proficiently but to anyone who needs it. In this case customers and used car owner company or personnel. </w:t>
      </w:r>
    </w:p>
    <w:p w:rsidR="7C6F1218" w:rsidP="7C6F1218" w:rsidRDefault="00293082" w14:paraId="70AC90A4" w14:textId="15E5B56D">
      <w:pPr>
        <w:jc w:val="both"/>
        <w:rPr>
          <w:rFonts w:ascii="Verdana" w:hAnsi="Verdana"/>
          <w:sz w:val="18"/>
          <w:szCs w:val="18"/>
        </w:rPr>
      </w:pPr>
      <w:r>
        <w:rPr>
          <w:rFonts w:ascii="Verdana" w:hAnsi="Verdana"/>
          <w:sz w:val="18"/>
          <w:szCs w:val="18"/>
        </w:rPr>
        <w:t xml:space="preserve"> </w:t>
      </w:r>
    </w:p>
    <w:p w:rsidR="009E6C12" w:rsidP="39D97DE6" w:rsidRDefault="00293082" w14:paraId="1489A2D1" w14:textId="1BF4805F">
      <w:pPr>
        <w:jc w:val="both"/>
        <w:rPr>
          <w:rFonts w:ascii="Verdana" w:hAnsi="Verdana"/>
          <w:sz w:val="18"/>
          <w:szCs w:val="18"/>
        </w:rPr>
      </w:pPr>
      <w:r>
        <w:rPr>
          <w:rFonts w:ascii="Verdana" w:hAnsi="Verdana"/>
          <w:sz w:val="18"/>
          <w:szCs w:val="18"/>
        </w:rPr>
        <w:t xml:space="preserve">Tools used in the scope of this project will be discussed later as the project progresses. </w:t>
      </w:r>
    </w:p>
    <w:p w:rsidR="00293082" w:rsidP="39D97DE6" w:rsidRDefault="00293082" w14:paraId="6CA583C6" w14:textId="77777777">
      <w:pPr>
        <w:jc w:val="both"/>
        <w:rPr>
          <w:rFonts w:ascii="Verdana" w:hAnsi="Verdana"/>
          <w:sz w:val="18"/>
          <w:szCs w:val="18"/>
        </w:rPr>
      </w:pPr>
    </w:p>
    <w:p w:rsidR="00226B35" w:rsidP="17EEFC43" w:rsidRDefault="0006564A" w14:paraId="646DB933" w14:textId="3A82BB09">
      <w:pPr>
        <w:jc w:val="both"/>
        <w:rPr>
          <w:ins w:author="lisa.r.schultz5122@gmail.com" w:date="2023-05-22T15:21:00Z" w:id="1"/>
          <w:rFonts w:ascii="Verdana" w:hAnsi="Verdana"/>
          <w:sz w:val="18"/>
          <w:szCs w:val="18"/>
        </w:rPr>
      </w:pPr>
      <w:r>
        <w:rPr>
          <w:rFonts w:ascii="Verdana" w:hAnsi="Verdana"/>
          <w:sz w:val="18"/>
          <w:szCs w:val="18"/>
        </w:rPr>
        <w:t>A brief background to the problem that the team intends to address in the project is to make it more convenient for customers and business to search for cars to purchase and sell.</w:t>
      </w:r>
      <w:r w:rsidR="00A4298D">
        <w:rPr>
          <w:rFonts w:ascii="Verdana" w:hAnsi="Verdana"/>
          <w:sz w:val="18"/>
          <w:szCs w:val="18"/>
        </w:rPr>
        <w:t xml:space="preserve"> </w:t>
      </w:r>
      <w:r w:rsidR="00A37D32">
        <w:rPr>
          <w:rFonts w:ascii="Verdana" w:hAnsi="Verdana"/>
          <w:sz w:val="18"/>
          <w:szCs w:val="18"/>
        </w:rPr>
        <w:t>A business</w:t>
      </w:r>
      <w:r w:rsidR="00A4298D">
        <w:rPr>
          <w:rFonts w:ascii="Verdana" w:hAnsi="Verdana"/>
          <w:sz w:val="18"/>
          <w:szCs w:val="18"/>
        </w:rPr>
        <w:t xml:space="preserve"> </w:t>
      </w:r>
      <w:r w:rsidR="00A4298D">
        <w:rPr>
          <w:rFonts w:ascii="Verdana" w:hAnsi="Verdana"/>
          <w:sz w:val="18"/>
          <w:szCs w:val="18"/>
        </w:rPr>
        <w:t xml:space="preserve">like a rental company can </w:t>
      </w:r>
      <w:r w:rsidR="00D15913">
        <w:rPr>
          <w:rFonts w:ascii="Verdana" w:hAnsi="Verdana"/>
          <w:sz w:val="18"/>
          <w:szCs w:val="18"/>
        </w:rPr>
        <w:t>contract with these car dealerships</w:t>
      </w:r>
      <w:r w:rsidR="00E54992">
        <w:rPr>
          <w:rFonts w:ascii="Verdana" w:hAnsi="Verdana"/>
          <w:sz w:val="18"/>
          <w:szCs w:val="18"/>
        </w:rPr>
        <w:t xml:space="preserve"> and if they have cars available that are to be so</w:t>
      </w:r>
      <w:r w:rsidR="00C2334B">
        <w:rPr>
          <w:rFonts w:ascii="Verdana" w:hAnsi="Verdana"/>
          <w:sz w:val="18"/>
          <w:szCs w:val="18"/>
        </w:rPr>
        <w:t xml:space="preserve">ld. This would reduce the time to search a car for a customer plus customers would have a guarantee that </w:t>
      </w:r>
      <w:r w:rsidRPr="433960C9" w:rsidR="00226B35">
        <w:rPr>
          <w:rFonts w:ascii="Verdana" w:hAnsi="Verdana"/>
          <w:sz w:val="18"/>
          <w:szCs w:val="18"/>
        </w:rPr>
        <w:t xml:space="preserve">rental company serves as an excellent place to purchase a </w:t>
      </w:r>
      <w:r w:rsidRPr="433960C9" w:rsidR="00F3138B">
        <w:rPr>
          <w:rFonts w:ascii="Verdana" w:hAnsi="Verdana"/>
          <w:sz w:val="18"/>
          <w:szCs w:val="18"/>
        </w:rPr>
        <w:t>used</w:t>
      </w:r>
      <w:r w:rsidRPr="433960C9" w:rsidR="00226B35">
        <w:rPr>
          <w:rFonts w:ascii="Verdana" w:hAnsi="Verdana"/>
          <w:sz w:val="18"/>
          <w:szCs w:val="18"/>
        </w:rPr>
        <w:t xml:space="preserve"> vehicle due to their comprehensive insurance coverage and meticulous post-rental care.</w:t>
      </w:r>
      <w:r>
        <w:rPr>
          <w:rFonts w:ascii="Verdana" w:hAnsi="Verdana"/>
          <w:sz w:val="18"/>
          <w:szCs w:val="18"/>
        </w:rPr>
        <w:t xml:space="preserve"> T</w:t>
      </w:r>
      <w:r w:rsidRPr="433960C9" w:rsidR="00226B35">
        <w:rPr>
          <w:rFonts w:ascii="Verdana" w:hAnsi="Verdana"/>
          <w:sz w:val="18"/>
          <w:szCs w:val="18"/>
        </w:rPr>
        <w:t>h</w:t>
      </w:r>
      <w:r>
        <w:rPr>
          <w:rFonts w:ascii="Verdana" w:hAnsi="Verdana"/>
          <w:sz w:val="18"/>
          <w:szCs w:val="18"/>
        </w:rPr>
        <w:t xml:space="preserve">e product of this project has the capability to merge the interest of </w:t>
      </w:r>
      <w:r w:rsidRPr="433960C9" w:rsidR="00226B35">
        <w:rPr>
          <w:rFonts w:ascii="Verdana" w:hAnsi="Verdana"/>
          <w:sz w:val="18"/>
          <w:szCs w:val="18"/>
        </w:rPr>
        <w:t>two industries</w:t>
      </w:r>
      <w:r>
        <w:rPr>
          <w:rFonts w:ascii="Verdana" w:hAnsi="Verdana"/>
          <w:sz w:val="18"/>
          <w:szCs w:val="18"/>
        </w:rPr>
        <w:t xml:space="preserve"> (Car rental companies and Used car dealerships) who</w:t>
      </w:r>
      <w:r w:rsidRPr="433960C9" w:rsidR="00226B35">
        <w:rPr>
          <w:rFonts w:ascii="Verdana" w:hAnsi="Verdana"/>
          <w:sz w:val="18"/>
          <w:szCs w:val="18"/>
        </w:rPr>
        <w:t xml:space="preserve"> can collaborate effectively by sharing their data</w:t>
      </w:r>
      <w:r>
        <w:rPr>
          <w:rFonts w:ascii="Verdana" w:hAnsi="Verdana"/>
          <w:sz w:val="18"/>
          <w:szCs w:val="18"/>
        </w:rPr>
        <w:t xml:space="preserve"> and other resources. </w:t>
      </w:r>
    </w:p>
    <w:p w:rsidR="009E6C12" w:rsidP="17EEFC43" w:rsidRDefault="009E6C12" w14:paraId="7D3B189C" w14:textId="77777777">
      <w:pPr>
        <w:jc w:val="both"/>
        <w:rPr>
          <w:rFonts w:ascii="Verdana" w:hAnsi="Verdana"/>
          <w:sz w:val="18"/>
          <w:szCs w:val="18"/>
        </w:rPr>
      </w:pPr>
    </w:p>
    <w:p w:rsidR="003F21D1" w:rsidP="433960C9" w:rsidRDefault="00226B35" w14:paraId="4A233FBE" w14:textId="0B4E9F57">
      <w:pPr>
        <w:jc w:val="both"/>
        <w:rPr>
          <w:ins w:author="lisa.r.schultz5122@gmail.com" w:date="2023-05-22T15:21:00Z" w:id="1602421037"/>
          <w:rFonts w:ascii="Verdana" w:hAnsi="Verdana"/>
          <w:sz w:val="18"/>
          <w:szCs w:val="18"/>
        </w:rPr>
      </w:pPr>
      <w:r w:rsidRPr="6E5D90C2" w:rsidR="00226B35">
        <w:rPr>
          <w:rFonts w:ascii="Verdana" w:hAnsi="Verdana"/>
          <w:sz w:val="18"/>
          <w:szCs w:val="18"/>
        </w:rPr>
        <w:t xml:space="preserve">Within the scope of this project, our team focused on preparing the data to </w:t>
      </w:r>
      <w:r w:rsidRPr="6E5D90C2" w:rsidR="00226B35">
        <w:rPr>
          <w:rFonts w:ascii="Verdana" w:hAnsi="Verdana"/>
          <w:sz w:val="18"/>
          <w:szCs w:val="18"/>
        </w:rPr>
        <w:t>establish</w:t>
      </w:r>
      <w:r w:rsidRPr="6E5D90C2" w:rsidR="00226B35">
        <w:rPr>
          <w:rFonts w:ascii="Verdana" w:hAnsi="Verdana"/>
          <w:sz w:val="18"/>
          <w:szCs w:val="18"/>
        </w:rPr>
        <w:t xml:space="preserve"> a relationship between the information </w:t>
      </w:r>
      <w:r w:rsidRPr="6E5D90C2" w:rsidR="00226B35">
        <w:rPr>
          <w:rFonts w:ascii="Verdana" w:hAnsi="Verdana"/>
          <w:sz w:val="18"/>
          <w:szCs w:val="18"/>
        </w:rPr>
        <w:t>required</w:t>
      </w:r>
      <w:r w:rsidRPr="6E5D90C2" w:rsidR="00226B35">
        <w:rPr>
          <w:rFonts w:ascii="Verdana" w:hAnsi="Verdana"/>
          <w:sz w:val="18"/>
          <w:szCs w:val="18"/>
        </w:rPr>
        <w:t xml:space="preserve"> for the sale, purchase, and rental of these cars. The </w:t>
      </w:r>
      <w:r w:rsidRPr="6E5D90C2" w:rsidR="7CBC85C3">
        <w:rPr>
          <w:rFonts w:ascii="Verdana" w:hAnsi="Verdana"/>
          <w:sz w:val="18"/>
          <w:szCs w:val="18"/>
        </w:rPr>
        <w:t>parties involved</w:t>
      </w:r>
      <w:r w:rsidRPr="6E5D90C2" w:rsidR="00226B35">
        <w:rPr>
          <w:rFonts w:ascii="Verdana" w:hAnsi="Verdana"/>
          <w:sz w:val="18"/>
          <w:szCs w:val="18"/>
        </w:rPr>
        <w:t xml:space="preserve"> in this case would be a used car company and a rental company. </w:t>
      </w:r>
    </w:p>
    <w:p w:rsidR="009E6C12" w:rsidP="433960C9" w:rsidRDefault="009E6C12" w14:paraId="023F0B07" w14:textId="77777777">
      <w:pPr>
        <w:jc w:val="both"/>
        <w:rPr>
          <w:rFonts w:ascii="Verdana" w:hAnsi="Verdana"/>
          <w:sz w:val="18"/>
          <w:szCs w:val="18"/>
        </w:rPr>
      </w:pPr>
    </w:p>
    <w:p w:rsidR="003F21D1" w:rsidP="00226B35" w:rsidRDefault="00226B35" w14:paraId="5021CB31" w14:textId="0FE8B298">
      <w:pPr>
        <w:jc w:val="both"/>
        <w:rPr>
          <w:rFonts w:ascii="Verdana" w:hAnsi="Verdana"/>
          <w:sz w:val="18"/>
          <w:szCs w:val="18"/>
        </w:rPr>
      </w:pPr>
      <w:r w:rsidRPr="433960C9">
        <w:rPr>
          <w:rFonts w:ascii="Verdana" w:hAnsi="Verdana"/>
          <w:sz w:val="18"/>
          <w:szCs w:val="18"/>
        </w:rPr>
        <w:t>To achieve this goal, our team followed a systematic approach that began with data gathering from sources such as Kaggle.</w:t>
      </w:r>
      <w:r w:rsidRPr="39D97DE6" w:rsidR="44AE1DDA">
        <w:rPr>
          <w:rFonts w:ascii="Verdana" w:hAnsi="Verdana"/>
          <w:sz w:val="18"/>
          <w:szCs w:val="18"/>
        </w:rPr>
        <w:t xml:space="preserve"> </w:t>
      </w:r>
      <w:r w:rsidRPr="00226B35">
        <w:rPr>
          <w:rFonts w:ascii="Verdana" w:hAnsi="Verdana"/>
          <w:sz w:val="18"/>
          <w:szCs w:val="18"/>
        </w:rPr>
        <w:t xml:space="preserve">The subsequent step involved data preprocessing, cleaning, exploration, and wrangling, although not necessarily in that specific order. Lastly, </w:t>
      </w:r>
      <w:r w:rsidR="0006564A">
        <w:rPr>
          <w:rFonts w:ascii="Verdana" w:hAnsi="Verdana"/>
          <w:sz w:val="18"/>
          <w:szCs w:val="18"/>
        </w:rPr>
        <w:t xml:space="preserve">a </w:t>
      </w:r>
      <w:r w:rsidR="0006564A">
        <w:rPr>
          <w:rFonts w:ascii="Verdana" w:hAnsi="Verdana"/>
          <w:sz w:val="18"/>
          <w:szCs w:val="18"/>
        </w:rPr>
        <w:lastRenderedPageBreak/>
        <w:t xml:space="preserve">visualization tool </w:t>
      </w:r>
      <w:r w:rsidRPr="00226B35">
        <w:rPr>
          <w:rFonts w:ascii="Verdana" w:hAnsi="Verdana"/>
          <w:sz w:val="18"/>
          <w:szCs w:val="18"/>
        </w:rPr>
        <w:t xml:space="preserve">was utilized to import the data and visually analyze different aspects of each dataset independently. This analytical process aimed to provide valuable insights and diagnostics that could facilitate </w:t>
      </w:r>
      <w:r w:rsidR="0006564A">
        <w:rPr>
          <w:rFonts w:ascii="Verdana" w:hAnsi="Verdana"/>
          <w:sz w:val="18"/>
          <w:szCs w:val="18"/>
        </w:rPr>
        <w:t xml:space="preserve">the visualization of the data. Using </w:t>
      </w:r>
      <w:r w:rsidR="00F3138B">
        <w:rPr>
          <w:rFonts w:ascii="Verdana" w:hAnsi="Verdana"/>
          <w:sz w:val="18"/>
          <w:szCs w:val="18"/>
        </w:rPr>
        <w:t>this tool,</w:t>
      </w:r>
      <w:r w:rsidR="0006564A">
        <w:rPr>
          <w:rFonts w:ascii="Verdana" w:hAnsi="Verdana"/>
          <w:sz w:val="18"/>
          <w:szCs w:val="18"/>
        </w:rPr>
        <w:t xml:space="preserve"> we intend to </w:t>
      </w:r>
      <w:r w:rsidRPr="00226B35">
        <w:rPr>
          <w:rFonts w:ascii="Verdana" w:hAnsi="Verdana"/>
          <w:sz w:val="18"/>
          <w:szCs w:val="18"/>
        </w:rPr>
        <w:t>make</w:t>
      </w:r>
      <w:r w:rsidR="0006564A">
        <w:rPr>
          <w:rFonts w:ascii="Verdana" w:hAnsi="Verdana"/>
          <w:sz w:val="18"/>
          <w:szCs w:val="18"/>
        </w:rPr>
        <w:t xml:space="preserve"> it possible to come up with</w:t>
      </w:r>
      <w:r w:rsidRPr="00226B35">
        <w:rPr>
          <w:rFonts w:ascii="Verdana" w:hAnsi="Verdana"/>
          <w:sz w:val="18"/>
          <w:szCs w:val="18"/>
        </w:rPr>
        <w:t xml:space="preserve"> well-informed decisions regarding the integration of both datasets, but also offer individual business </w:t>
      </w:r>
      <w:r w:rsidRPr="00226B35" w:rsidR="00F3138B">
        <w:rPr>
          <w:rFonts w:ascii="Verdana" w:hAnsi="Verdana"/>
          <w:sz w:val="18"/>
          <w:szCs w:val="18"/>
        </w:rPr>
        <w:t>owners’</w:t>
      </w:r>
      <w:r w:rsidRPr="00226B35">
        <w:rPr>
          <w:rFonts w:ascii="Verdana" w:hAnsi="Verdana"/>
          <w:sz w:val="18"/>
          <w:szCs w:val="18"/>
        </w:rPr>
        <w:t xml:space="preserve"> insights into their performance in terms of reliability, safety ratings, and affordability.</w:t>
      </w:r>
    </w:p>
    <w:p w:rsidR="003F21D1" w:rsidP="433960C9" w:rsidRDefault="003F21D1" w14:paraId="1A88B04D" w14:textId="75A2C272">
      <w:pPr>
        <w:jc w:val="both"/>
        <w:rPr>
          <w:rFonts w:ascii="Verdana" w:hAnsi="Verdana"/>
          <w:sz w:val="18"/>
          <w:szCs w:val="18"/>
        </w:rPr>
      </w:pPr>
    </w:p>
    <w:p w:rsidRPr="00F3138B" w:rsidR="08309E7C" w:rsidP="5AE7D4DF" w:rsidRDefault="08309E7C" w14:paraId="337916C2" w14:textId="3DDF29F3">
      <w:pPr>
        <w:pStyle w:val="ListParagraph"/>
        <w:numPr>
          <w:ilvl w:val="0"/>
          <w:numId w:val="14"/>
        </w:numPr>
        <w:bidi w:val="0"/>
        <w:spacing w:before="0" w:beforeAutospacing="off" w:after="0" w:afterAutospacing="off" w:line="259" w:lineRule="auto"/>
        <w:ind w:right="0"/>
        <w:jc w:val="center"/>
        <w:rPr>
          <w:rFonts w:ascii="Verdana" w:hAnsi="Verdana"/>
          <w:b w:val="1"/>
          <w:bCs w:val="1"/>
          <w:sz w:val="18"/>
          <w:szCs w:val="18"/>
        </w:rPr>
      </w:pPr>
      <w:r w:rsidRPr="5AE7D4DF" w:rsidR="08309E7C">
        <w:rPr>
          <w:rFonts w:ascii="Verdana" w:hAnsi="Verdana"/>
          <w:b w:val="1"/>
          <w:bCs w:val="1"/>
          <w:sz w:val="18"/>
          <w:szCs w:val="18"/>
        </w:rPr>
        <w:t>LITERATURE REVIEW</w:t>
      </w:r>
    </w:p>
    <w:p w:rsidR="4A013E5D" w:rsidP="4A013E5D" w:rsidRDefault="4A013E5D" w14:paraId="0CBD91F1" w14:textId="4A1050A2">
      <w:pPr>
        <w:jc w:val="center"/>
        <w:rPr>
          <w:rFonts w:ascii="Verdana" w:hAnsi="Verdana"/>
          <w:b/>
          <w:bCs/>
        </w:rPr>
      </w:pPr>
    </w:p>
    <w:p w:rsidR="08309E7C" w:rsidP="4A013E5D" w:rsidRDefault="08309E7C" w14:paraId="671E2734" w14:textId="2A08958A">
      <w:pPr>
        <w:spacing w:line="259" w:lineRule="auto"/>
        <w:jc w:val="both"/>
        <w:rPr>
          <w:rFonts w:ascii="Verdana" w:hAnsi="Verdana"/>
          <w:sz w:val="18"/>
          <w:szCs w:val="18"/>
        </w:rPr>
      </w:pPr>
      <w:r w:rsidRPr="4A013E5D">
        <w:rPr>
          <w:rFonts w:ascii="Verdana" w:hAnsi="Verdana"/>
          <w:sz w:val="18"/>
          <w:szCs w:val="18"/>
          <w:highlight w:val="yellow"/>
        </w:rPr>
        <w:t>Describe related problems and where your problem is situated. What is significant about your problem compared to existing ones? Two papers or book chapters are required per student.</w:t>
      </w:r>
      <w:r w:rsidRPr="4A013E5D">
        <w:rPr>
          <w:rFonts w:ascii="Verdana" w:hAnsi="Verdana"/>
          <w:sz w:val="18"/>
          <w:szCs w:val="18"/>
        </w:rPr>
        <w:t xml:space="preserve">  </w:t>
      </w:r>
    </w:p>
    <w:p w:rsidR="08309E7C" w:rsidP="4A013E5D" w:rsidRDefault="08309E7C" w14:paraId="3F975B3B" w14:textId="09E44654">
      <w:pPr>
        <w:spacing w:line="259" w:lineRule="auto"/>
        <w:jc w:val="both"/>
        <w:rPr>
          <w:rFonts w:ascii="Verdana" w:hAnsi="Verdana"/>
          <w:sz w:val="18"/>
          <w:szCs w:val="18"/>
        </w:rPr>
      </w:pPr>
      <w:r w:rsidRPr="4A013E5D">
        <w:rPr>
          <w:rFonts w:ascii="Verdana" w:hAnsi="Verdana"/>
          <w:sz w:val="18"/>
          <w:szCs w:val="18"/>
        </w:rPr>
        <w:t xml:space="preserve"> </w:t>
      </w:r>
    </w:p>
    <w:p w:rsidR="003F21D1" w:rsidP="5AE7D4DF" w:rsidRDefault="6159CA98" w14:paraId="020ABE64" w14:textId="609CAB4B">
      <w:pPr>
        <w:pStyle w:val="ListParagraph"/>
        <w:numPr>
          <w:ilvl w:val="0"/>
          <w:numId w:val="14"/>
        </w:numPr>
        <w:bidi w:val="0"/>
        <w:spacing w:before="0" w:beforeAutospacing="off" w:after="0" w:afterAutospacing="off" w:line="259" w:lineRule="auto"/>
        <w:ind w:right="0"/>
        <w:jc w:val="center"/>
        <w:rPr>
          <w:rFonts w:ascii="Verdana" w:hAnsi="Verdana"/>
          <w:b w:val="1"/>
          <w:bCs w:val="1"/>
          <w:sz w:val="18"/>
          <w:szCs w:val="18"/>
        </w:rPr>
      </w:pPr>
      <w:r w:rsidRPr="5AE7D4DF" w:rsidR="6159CA98">
        <w:rPr>
          <w:rFonts w:ascii="Verdana" w:hAnsi="Verdana"/>
          <w:b w:val="1"/>
          <w:bCs w:val="1"/>
          <w:sz w:val="18"/>
          <w:szCs w:val="18"/>
        </w:rPr>
        <w:t>DATA</w:t>
      </w:r>
    </w:p>
    <w:p w:rsidRPr="00F3138B" w:rsidR="00F3138B" w:rsidP="00F3138B" w:rsidRDefault="00F3138B" w14:paraId="52785002" w14:textId="77777777">
      <w:pPr>
        <w:rPr>
          <w:ins w:author="lisa.r.schultz5122@gmail.com" w:date="2023-05-22T15:25:00Z" w:id="3"/>
          <w:rFonts w:ascii="Verdana" w:hAnsi="Verdana"/>
          <w:b/>
          <w:bCs/>
          <w:sz w:val="18"/>
          <w:szCs w:val="18"/>
        </w:rPr>
      </w:pPr>
    </w:p>
    <w:p w:rsidR="003F21D1" w:rsidP="5AE7D4DF" w:rsidRDefault="6159CA98" w14:paraId="6639EC49" w14:textId="73478FEC">
      <w:pPr>
        <w:spacing w:line="259" w:lineRule="auto"/>
        <w:jc w:val="both"/>
        <w:rPr>
          <w:rFonts w:ascii="Verdana" w:hAnsi="Verdana"/>
          <w:sz w:val="18"/>
          <w:szCs w:val="18"/>
        </w:rPr>
      </w:pPr>
      <w:r w:rsidRPr="5AE7D4DF" w:rsidR="6159CA98">
        <w:rPr>
          <w:rFonts w:ascii="Verdana" w:hAnsi="Verdana"/>
          <w:sz w:val="18"/>
          <w:szCs w:val="18"/>
        </w:rPr>
        <w:t xml:space="preserve">For this </w:t>
      </w:r>
      <w:r w:rsidRPr="5AE7D4DF" w:rsidR="6159CA98">
        <w:rPr>
          <w:rFonts w:ascii="Verdana" w:hAnsi="Verdana"/>
          <w:sz w:val="18"/>
          <w:szCs w:val="18"/>
        </w:rPr>
        <w:t>project</w:t>
      </w:r>
      <w:r w:rsidRPr="5AE7D4DF" w:rsidR="6159CA98">
        <w:rPr>
          <w:rFonts w:ascii="Verdana" w:hAnsi="Verdana"/>
          <w:sz w:val="18"/>
          <w:szCs w:val="18"/>
        </w:rPr>
        <w:t xml:space="preserve"> the team selected two datasets:</w:t>
      </w:r>
    </w:p>
    <w:p w:rsidR="003F21D1" w:rsidP="08CEF4A4" w:rsidRDefault="6159CA98" w14:paraId="42309FA1" w14:textId="0F641533">
      <w:pPr>
        <w:pStyle w:val="ListParagraph"/>
        <w:numPr>
          <w:ilvl w:val="0"/>
          <w:numId w:val="16"/>
        </w:numPr>
        <w:jc w:val="both"/>
        <w:rPr>
          <w:rFonts w:ascii="Verdana Pro" w:hAnsi="Verdana Pro" w:eastAsia="Verdana Pro" w:cs="Verdana Pro"/>
          <w:sz w:val="18"/>
          <w:szCs w:val="18"/>
        </w:rPr>
      </w:pPr>
      <w:r w:rsidRPr="08CEF4A4" w:rsidR="6BB97771">
        <w:rPr>
          <w:rFonts w:ascii="Verdana" w:hAnsi="Verdana"/>
          <w:sz w:val="18"/>
          <w:szCs w:val="18"/>
        </w:rPr>
        <w:t>u</w:t>
      </w:r>
      <w:r w:rsidRPr="08CEF4A4" w:rsidR="6159CA98">
        <w:rPr>
          <w:rFonts w:ascii="Verdana" w:hAnsi="Verdana"/>
          <w:sz w:val="18"/>
          <w:szCs w:val="18"/>
        </w:rPr>
        <w:t>sed_cars_dataset</w:t>
      </w:r>
      <w:r w:rsidRPr="08CEF4A4" w:rsidR="6159CA98">
        <w:rPr>
          <w:rFonts w:ascii="Verdana" w:hAnsi="Verdana"/>
          <w:sz w:val="18"/>
          <w:szCs w:val="18"/>
        </w:rPr>
        <w:t xml:space="preserve"> </w:t>
      </w:r>
      <w:r w:rsidRPr="08CEF4A4" w:rsidR="7E36C8BA">
        <w:rPr>
          <w:rFonts w:ascii="Verdana" w:hAnsi="Verdana"/>
          <w:sz w:val="18"/>
          <w:szCs w:val="18"/>
        </w:rPr>
        <w:t>(</w:t>
      </w:r>
      <w:r w:rsidRPr="08CEF4A4" w:rsidR="7E36C8BA">
        <w:rPr>
          <w:rFonts w:ascii="Verdana Pro" w:hAnsi="Verdana Pro" w:eastAsia="Verdana Pro" w:cs="Verdana Pro"/>
          <w:i w:val="1"/>
          <w:iCs w:val="1"/>
          <w:sz w:val="18"/>
          <w:szCs w:val="18"/>
        </w:rPr>
        <w:t xml:space="preserve">Used Car Price Prediction, </w:t>
      </w:r>
      <w:r w:rsidRPr="08CEF4A4" w:rsidR="7E36C8BA">
        <w:rPr>
          <w:rFonts w:ascii="Verdana Pro" w:hAnsi="Verdana Pro" w:eastAsia="Verdana Pro" w:cs="Verdana Pro"/>
          <w:sz w:val="18"/>
          <w:szCs w:val="18"/>
        </w:rPr>
        <w:t>n.d.)</w:t>
      </w:r>
    </w:p>
    <w:p w:rsidR="003F21D1" w:rsidP="08CEF4A4" w:rsidRDefault="6159CA98" w14:paraId="57D7FE6D" w14:textId="34676D72">
      <w:pPr>
        <w:pStyle w:val="ListParagraph"/>
        <w:numPr>
          <w:ilvl w:val="0"/>
          <w:numId w:val="16"/>
        </w:numPr>
        <w:jc w:val="both"/>
        <w:rPr>
          <w:rStyle w:val="Hyperlink"/>
          <w:rFonts w:ascii="Verdana Pro" w:hAnsi="Verdana Pro" w:eastAsia="Verdana Pro" w:cs="Verdana Pro"/>
          <w:sz w:val="18"/>
          <w:szCs w:val="18"/>
        </w:rPr>
      </w:pPr>
      <w:r w:rsidRPr="08CEF4A4" w:rsidR="6159CA98">
        <w:rPr>
          <w:rFonts w:ascii="Verdana" w:hAnsi="Verdana"/>
          <w:sz w:val="18"/>
          <w:szCs w:val="18"/>
        </w:rPr>
        <w:t>Cornell_car_rentals_dataset</w:t>
      </w:r>
      <w:r w:rsidRPr="08CEF4A4" w:rsidR="3C89BB8B">
        <w:rPr>
          <w:rFonts w:ascii="Verdana" w:hAnsi="Verdana"/>
          <w:sz w:val="18"/>
          <w:szCs w:val="18"/>
        </w:rPr>
        <w:t xml:space="preserve"> (</w:t>
      </w:r>
      <w:r w:rsidRPr="08CEF4A4" w:rsidR="3C89BB8B">
        <w:rPr>
          <w:rFonts w:ascii="Verdana Pro" w:hAnsi="Verdana Pro" w:eastAsia="Verdana Pro" w:cs="Verdana Pro"/>
          <w:i w:val="1"/>
          <w:iCs w:val="1"/>
          <w:sz w:val="18"/>
          <w:szCs w:val="18"/>
        </w:rPr>
        <w:t xml:space="preserve">Cornell Car Rental Dataset, </w:t>
      </w:r>
      <w:r w:rsidRPr="08CEF4A4" w:rsidR="3C89BB8B">
        <w:rPr>
          <w:rFonts w:ascii="Verdana Pro" w:hAnsi="Verdana Pro" w:eastAsia="Verdana Pro" w:cs="Verdana Pro"/>
          <w:sz w:val="18"/>
          <w:szCs w:val="18"/>
        </w:rPr>
        <w:t>n.d.).</w:t>
      </w:r>
    </w:p>
    <w:p w:rsidR="2AC967EB" w:rsidP="08CEF4A4" w:rsidRDefault="2AC967EB" w14:paraId="05B5F149" w14:textId="6C728A13">
      <w:pPr>
        <w:pStyle w:val="Normal"/>
        <w:bidi w:val="0"/>
        <w:spacing w:before="0" w:beforeAutospacing="off" w:after="0" w:afterAutospacing="off" w:line="259" w:lineRule="auto"/>
        <w:ind w:left="0" w:right="0"/>
        <w:jc w:val="both"/>
        <w:rPr>
          <w:rFonts w:ascii="Verdana" w:hAnsi="Verdana"/>
          <w:noProof w:val="0"/>
          <w:sz w:val="18"/>
          <w:szCs w:val="18"/>
          <w:lang w:val="en-US"/>
        </w:rPr>
      </w:pPr>
      <w:r w:rsidRPr="08CEF4A4" w:rsidR="2AC967EB">
        <w:rPr>
          <w:rFonts w:ascii="Verdana" w:hAnsi="Verdana"/>
          <w:sz w:val="18"/>
          <w:szCs w:val="18"/>
        </w:rPr>
        <w:t>Both of them</w:t>
      </w:r>
      <w:r w:rsidRPr="08CEF4A4" w:rsidR="2AC967EB">
        <w:rPr>
          <w:rFonts w:ascii="Verdana" w:hAnsi="Verdana"/>
          <w:sz w:val="18"/>
          <w:szCs w:val="18"/>
        </w:rPr>
        <w:t xml:space="preserve"> </w:t>
      </w:r>
      <w:r w:rsidRPr="08CEF4A4" w:rsidR="2AC967EB">
        <w:rPr>
          <w:rFonts w:ascii="Verdana" w:hAnsi="Verdana"/>
          <w:sz w:val="18"/>
          <w:szCs w:val="18"/>
        </w:rPr>
        <w:t xml:space="preserve">were </w:t>
      </w:r>
      <w:r w:rsidRPr="08CEF4A4" w:rsidR="2AC967EB">
        <w:rPr>
          <w:rFonts w:ascii="Verdana" w:hAnsi="Verdana"/>
          <w:sz w:val="18"/>
          <w:szCs w:val="18"/>
        </w:rPr>
        <w:t>located</w:t>
      </w:r>
      <w:r w:rsidRPr="08CEF4A4" w:rsidR="2AC967EB">
        <w:rPr>
          <w:rFonts w:ascii="Verdana" w:hAnsi="Verdana"/>
          <w:sz w:val="18"/>
          <w:szCs w:val="18"/>
        </w:rPr>
        <w:t xml:space="preserve"> in</w:t>
      </w:r>
      <w:r w:rsidRPr="08CEF4A4" w:rsidR="2AC967EB">
        <w:rPr>
          <w:rFonts w:ascii="Verdana" w:hAnsi="Verdana"/>
          <w:sz w:val="18"/>
          <w:szCs w:val="18"/>
        </w:rPr>
        <w:t xml:space="preserve"> Kaggle datasets, </w:t>
      </w:r>
      <w:r w:rsidRPr="08CEF4A4" w:rsidR="2AC967EB">
        <w:rPr>
          <w:rFonts w:ascii="Verdana" w:hAnsi="Verdana"/>
          <w:noProof w:val="0"/>
          <w:sz w:val="18"/>
          <w:szCs w:val="18"/>
          <w:lang w:val="en-US"/>
        </w:rPr>
        <w:t>an online community platform for data scientists and machine learning enthusiasts</w:t>
      </w:r>
      <w:r w:rsidRPr="08CEF4A4" w:rsidR="2AC967EB">
        <w:rPr>
          <w:rFonts w:ascii="Verdana" w:hAnsi="Verdana"/>
          <w:noProof w:val="0"/>
          <w:sz w:val="18"/>
          <w:szCs w:val="18"/>
          <w:lang w:val="en-US"/>
        </w:rPr>
        <w:t>.</w:t>
      </w:r>
    </w:p>
    <w:p w:rsidR="4B199170" w:rsidP="08CEF4A4" w:rsidRDefault="4B199170" w14:paraId="12F69331" w14:textId="130C1D98">
      <w:pPr>
        <w:pStyle w:val="Normal"/>
        <w:bidi w:val="0"/>
        <w:spacing w:before="0" w:beforeAutospacing="off" w:after="0" w:afterAutospacing="off" w:line="259" w:lineRule="auto"/>
        <w:ind w:left="0" w:right="0"/>
        <w:jc w:val="both"/>
        <w:rPr>
          <w:rFonts w:ascii="Verdana" w:hAnsi="Verdana"/>
          <w:noProof w:val="0"/>
          <w:sz w:val="18"/>
          <w:szCs w:val="18"/>
          <w:lang w:val="en-US"/>
        </w:rPr>
      </w:pPr>
      <w:r w:rsidRPr="08CEF4A4" w:rsidR="4B199170">
        <w:rPr>
          <w:rFonts w:ascii="Verdana" w:hAnsi="Verdana"/>
          <w:noProof w:val="0"/>
          <w:sz w:val="18"/>
          <w:szCs w:val="18"/>
          <w:lang w:val="en-US"/>
        </w:rPr>
        <w:t xml:space="preserve">Datasets </w:t>
      </w:r>
      <w:r w:rsidRPr="08CEF4A4" w:rsidR="4B199170">
        <w:rPr>
          <w:rFonts w:ascii="Verdana" w:hAnsi="Verdana"/>
          <w:noProof w:val="0"/>
          <w:sz w:val="18"/>
          <w:szCs w:val="18"/>
          <w:lang w:val="en-US"/>
        </w:rPr>
        <w:t>contain</w:t>
      </w:r>
      <w:r w:rsidRPr="08CEF4A4" w:rsidR="4B199170">
        <w:rPr>
          <w:rFonts w:ascii="Verdana" w:hAnsi="Verdana"/>
          <w:noProof w:val="0"/>
          <w:sz w:val="18"/>
          <w:szCs w:val="18"/>
          <w:lang w:val="en-US"/>
        </w:rPr>
        <w:t xml:space="preserve"> information about names of the cars, year of production, fuel type, engine, </w:t>
      </w:r>
      <w:r w:rsidRPr="08CEF4A4" w:rsidR="16077148">
        <w:rPr>
          <w:rFonts w:ascii="Verdana" w:hAnsi="Verdana"/>
          <w:noProof w:val="0"/>
          <w:sz w:val="18"/>
          <w:szCs w:val="18"/>
          <w:lang w:val="en-US"/>
        </w:rPr>
        <w:t>transmission, price</w:t>
      </w:r>
      <w:r w:rsidRPr="08CEF4A4" w:rsidR="1C291CFF">
        <w:rPr>
          <w:rFonts w:ascii="Verdana" w:hAnsi="Verdana"/>
          <w:noProof w:val="0"/>
          <w:sz w:val="18"/>
          <w:szCs w:val="18"/>
          <w:lang w:val="en-US"/>
        </w:rPr>
        <w:t>, mileage and other characteristics of the cars.</w:t>
      </w:r>
      <w:r w:rsidRPr="08CEF4A4" w:rsidR="4B199170">
        <w:rPr>
          <w:rFonts w:ascii="Verdana" w:hAnsi="Verdana"/>
          <w:noProof w:val="0"/>
          <w:sz w:val="18"/>
          <w:szCs w:val="18"/>
          <w:lang w:val="en-US"/>
        </w:rPr>
        <w:t xml:space="preserve"> </w:t>
      </w:r>
    </w:p>
    <w:p w:rsidR="003F21D1" w:rsidP="433960C9" w:rsidRDefault="6159CA98" w14:paraId="40500567" w14:textId="3861CC3D">
      <w:pPr>
        <w:jc w:val="both"/>
        <w:rPr>
          <w:rFonts w:ascii="Verdana" w:hAnsi="Verdana"/>
          <w:sz w:val="18"/>
          <w:szCs w:val="18"/>
        </w:rPr>
      </w:pPr>
      <w:r w:rsidRPr="08CEF4A4" w:rsidR="6159CA98">
        <w:rPr>
          <w:rFonts w:ascii="Verdana" w:hAnsi="Verdana"/>
          <w:sz w:val="18"/>
          <w:szCs w:val="18"/>
        </w:rPr>
        <w:t xml:space="preserve">The two selected datasets have the same base as they both are related to cars but differ in their application and so they have different entities. The reason </w:t>
      </w:r>
      <w:r w:rsidRPr="08CEF4A4" w:rsidR="4CE6FEBD">
        <w:rPr>
          <w:rFonts w:ascii="Verdana" w:hAnsi="Verdana"/>
          <w:sz w:val="18"/>
          <w:szCs w:val="18"/>
        </w:rPr>
        <w:t xml:space="preserve">for </w:t>
      </w:r>
      <w:r w:rsidRPr="08CEF4A4" w:rsidR="6159CA98">
        <w:rPr>
          <w:rFonts w:ascii="Verdana" w:hAnsi="Verdana"/>
          <w:sz w:val="18"/>
          <w:szCs w:val="18"/>
        </w:rPr>
        <w:t xml:space="preserve">selecting these similar datasets get </w:t>
      </w:r>
      <w:commentRangeStart w:id="5"/>
      <w:r w:rsidRPr="08CEF4A4" w:rsidR="6159CA98">
        <w:rPr>
          <w:rFonts w:ascii="Verdana" w:hAnsi="Verdana"/>
          <w:sz w:val="18"/>
          <w:szCs w:val="18"/>
        </w:rPr>
        <w:t>cleared</w:t>
      </w:r>
      <w:commentRangeEnd w:id="5"/>
      <w:r>
        <w:rPr>
          <w:rStyle w:val="CommentReference"/>
        </w:rPr>
        <w:commentReference w:id="5"/>
      </w:r>
      <w:r w:rsidRPr="08CEF4A4" w:rsidR="6159CA98">
        <w:rPr>
          <w:rFonts w:ascii="Verdana" w:hAnsi="Verdana"/>
          <w:sz w:val="18"/>
          <w:szCs w:val="18"/>
        </w:rPr>
        <w:t xml:space="preserve"> when we think of both industries as an intwined business model.</w:t>
      </w:r>
    </w:p>
    <w:p w:rsidR="003F21D1" w:rsidP="433960C9" w:rsidRDefault="003F21D1" w14:paraId="661F5EA9" w14:textId="1E1D3463">
      <w:pPr>
        <w:jc w:val="both"/>
        <w:rPr>
          <w:rFonts w:ascii="Verdana" w:hAnsi="Verdana"/>
          <w:sz w:val="18"/>
          <w:szCs w:val="18"/>
        </w:rPr>
      </w:pPr>
    </w:p>
    <w:p w:rsidRPr="00F3138B" w:rsidR="1AAF586C" w:rsidP="5AE7D4DF" w:rsidRDefault="00226B35" w14:paraId="4D15AFDF" w14:textId="0E83A15C">
      <w:pPr>
        <w:pStyle w:val="ListParagraph"/>
        <w:numPr>
          <w:ilvl w:val="0"/>
          <w:numId w:val="14"/>
        </w:numPr>
        <w:bidi w:val="0"/>
        <w:spacing w:before="0" w:beforeAutospacing="off" w:after="0" w:afterAutospacing="off" w:line="259" w:lineRule="auto"/>
        <w:ind w:right="0"/>
        <w:jc w:val="center"/>
        <w:rPr>
          <w:ins w:author="lisa.r.schultz5122@gmail.com" w:date="2023-05-22T15:27:00Z" w:id="410842439"/>
          <w:rFonts w:ascii="Verdana" w:hAnsi="Verdana"/>
          <w:b w:val="1"/>
          <w:bCs w:val="1"/>
          <w:sz w:val="18"/>
          <w:szCs w:val="18"/>
        </w:rPr>
      </w:pPr>
      <w:r w:rsidRPr="5AE7D4DF" w:rsidR="00226B35">
        <w:rPr>
          <w:rFonts w:ascii="Verdana" w:hAnsi="Verdana"/>
          <w:b w:val="1"/>
          <w:bCs w:val="1"/>
          <w:sz w:val="18"/>
          <w:szCs w:val="18"/>
        </w:rPr>
        <w:t>DATA PREPROCESSING</w:t>
      </w:r>
    </w:p>
    <w:p w:rsidRPr="0036317F" w:rsidR="0036317F" w:rsidRDefault="0036317F" w14:paraId="39D0C0CC" w14:textId="77777777">
      <w:pPr>
        <w:pStyle w:val="ListParagraph"/>
        <w:rPr>
          <w:rFonts w:ascii="Verdana" w:hAnsi="Verdana"/>
          <w:b/>
          <w:bCs/>
          <w:sz w:val="18"/>
          <w:szCs w:val="18"/>
          <w:rPrChange w:author="lisa.r.schultz5122@gmail.com" w:date="2023-05-22T15:27:00Z" w:id="7">
            <w:rPr/>
          </w:rPrChange>
        </w:rPr>
        <w:pPrChange w:author="lisa.r.schultz5122@gmail.com" w:date="2023-05-22T15:27:00Z" w:id="8">
          <w:pPr>
            <w:jc w:val="center"/>
          </w:pPr>
        </w:pPrChange>
      </w:pPr>
    </w:p>
    <w:p w:rsidR="00941B12" w:rsidP="17EEFC43" w:rsidRDefault="3CE9D33F" w14:paraId="4149D649" w14:textId="7E437BDE">
      <w:pPr>
        <w:spacing w:line="259" w:lineRule="auto"/>
        <w:jc w:val="both"/>
        <w:rPr>
          <w:ins w:author="lisa.r.schultz5122@gmail.com" w:date="2023-05-22T15:29:00Z" w:id="1173485813"/>
          <w:rFonts w:ascii="Verdana" w:hAnsi="Verdana" w:eastAsia="Verdana" w:cs="Verdana"/>
          <w:sz w:val="18"/>
          <w:szCs w:val="18"/>
        </w:rPr>
      </w:pPr>
      <w:r w:rsidRPr="08CEF4A4" w:rsidR="3CE9D33F">
        <w:rPr>
          <w:rFonts w:ascii="Verdana" w:hAnsi="Verdana" w:eastAsia="Verdana" w:cs="Verdana"/>
          <w:sz w:val="18"/>
          <w:szCs w:val="18"/>
        </w:rPr>
        <w:t xml:space="preserve">Data preprocessing is a part of data mining that takes raw data and processes it so that it is formatted in such a way that the computer can understand it. </w:t>
      </w:r>
      <w:r w:rsidRPr="08CEF4A4" w:rsidR="547A94A5">
        <w:rPr>
          <w:rFonts w:ascii="Verdana" w:hAnsi="Verdana" w:eastAsia="Verdana" w:cs="Verdana"/>
          <w:sz w:val="18"/>
          <w:szCs w:val="18"/>
        </w:rPr>
        <w:t>Let's</w:t>
      </w:r>
      <w:r w:rsidRPr="08CEF4A4" w:rsidR="547A94A5">
        <w:rPr>
          <w:rFonts w:ascii="Verdana" w:hAnsi="Verdana" w:eastAsia="Verdana" w:cs="Verdana"/>
          <w:sz w:val="18"/>
          <w:szCs w:val="18"/>
        </w:rPr>
        <w:t xml:space="preserve"> say the data in </w:t>
      </w:r>
      <w:r w:rsidRPr="08CEF4A4" w:rsidR="4C50C370">
        <w:rPr>
          <w:rFonts w:ascii="Verdana" w:hAnsi="Verdana" w:eastAsia="Verdana" w:cs="Verdana"/>
          <w:sz w:val="18"/>
          <w:szCs w:val="18"/>
        </w:rPr>
        <w:t>the form</w:t>
      </w:r>
      <w:r w:rsidRPr="08CEF4A4" w:rsidR="547A94A5">
        <w:rPr>
          <w:rFonts w:ascii="Verdana" w:hAnsi="Verdana" w:eastAsia="Verdana" w:cs="Verdana"/>
          <w:sz w:val="18"/>
          <w:szCs w:val="18"/>
        </w:rPr>
        <w:t xml:space="preserve"> of pictures or scattered or unorganized (numbers and alphabets or characters have not significant distinction). This step would </w:t>
      </w:r>
      <w:r w:rsidRPr="08CEF4A4" w:rsidR="049D4B58">
        <w:rPr>
          <w:rFonts w:ascii="Verdana" w:hAnsi="Verdana" w:eastAsia="Verdana" w:cs="Verdana"/>
          <w:sz w:val="18"/>
          <w:szCs w:val="18"/>
        </w:rPr>
        <w:t xml:space="preserve">deal with these irregularities. </w:t>
      </w:r>
      <w:r w:rsidRPr="08CEF4A4" w:rsidR="049D4B58">
        <w:rPr>
          <w:rFonts w:ascii="Verdana" w:hAnsi="Verdana" w:eastAsia="Verdana" w:cs="Verdana"/>
          <w:sz w:val="18"/>
          <w:szCs w:val="18"/>
        </w:rPr>
        <w:t>This is also important to understand that if the data</w:t>
      </w:r>
      <w:r w:rsidRPr="08CEF4A4" w:rsidR="791C7FD8">
        <w:rPr>
          <w:rFonts w:ascii="Verdana" w:hAnsi="Verdana" w:eastAsia="Verdana" w:cs="Verdana"/>
          <w:sz w:val="18"/>
          <w:szCs w:val="18"/>
        </w:rPr>
        <w:t xml:space="preserve"> is disorganized</w:t>
      </w:r>
      <w:r w:rsidRPr="08CEF4A4" w:rsidR="0162E399">
        <w:rPr>
          <w:rFonts w:ascii="Verdana" w:hAnsi="Verdana" w:eastAsia="Verdana" w:cs="Verdana"/>
          <w:sz w:val="18"/>
          <w:szCs w:val="18"/>
        </w:rPr>
        <w:t xml:space="preserve"> or messed up in any way then it will yield inefficient results</w:t>
      </w:r>
      <w:r w:rsidRPr="08CEF4A4" w:rsidR="3F95C9DC">
        <w:rPr>
          <w:rFonts w:ascii="Verdana" w:hAnsi="Verdana" w:eastAsia="Verdana" w:cs="Verdana"/>
          <w:sz w:val="18"/>
          <w:szCs w:val="18"/>
        </w:rPr>
        <w:t>.</w:t>
      </w:r>
      <w:r w:rsidRPr="08CEF4A4" w:rsidR="0162E399">
        <w:rPr>
          <w:rFonts w:ascii="Verdana" w:hAnsi="Verdana" w:eastAsia="Verdana" w:cs="Verdana"/>
          <w:sz w:val="18"/>
          <w:szCs w:val="18"/>
        </w:rPr>
        <w:t xml:space="preserve"> “</w:t>
      </w:r>
      <w:r w:rsidRPr="08CEF4A4" w:rsidR="3BD5C294">
        <w:rPr>
          <w:rFonts w:ascii="Verdana" w:hAnsi="Verdana" w:eastAsia="Verdana" w:cs="Verdana"/>
          <w:sz w:val="18"/>
          <w:szCs w:val="18"/>
        </w:rPr>
        <w:t>G</w:t>
      </w:r>
      <w:r w:rsidRPr="08CEF4A4" w:rsidR="0162E399">
        <w:rPr>
          <w:rFonts w:ascii="Verdana" w:hAnsi="Verdana" w:eastAsia="Verdana" w:cs="Verdana"/>
          <w:sz w:val="18"/>
          <w:szCs w:val="18"/>
        </w:rPr>
        <w:t>arbage</w:t>
      </w:r>
      <w:r w:rsidRPr="08CEF4A4" w:rsidR="0162E399">
        <w:rPr>
          <w:rFonts w:ascii="Verdana" w:hAnsi="Verdana" w:eastAsia="Verdana" w:cs="Verdana"/>
          <w:sz w:val="18"/>
          <w:szCs w:val="18"/>
        </w:rPr>
        <w:t xml:space="preserve">-in garbage-out" is a </w:t>
      </w:r>
      <w:r w:rsidRPr="08CEF4A4" w:rsidR="7B807F56">
        <w:rPr>
          <w:rFonts w:ascii="Verdana" w:hAnsi="Verdana" w:eastAsia="Verdana" w:cs="Verdana"/>
          <w:sz w:val="18"/>
          <w:szCs w:val="18"/>
        </w:rPr>
        <w:t>terminology used to better describe this scenario.</w:t>
      </w:r>
      <w:r w:rsidRPr="08CEF4A4" w:rsidR="0162E399">
        <w:rPr>
          <w:rFonts w:ascii="Verdana" w:hAnsi="Verdana" w:eastAsia="Verdana" w:cs="Verdana"/>
          <w:sz w:val="18"/>
          <w:szCs w:val="18"/>
        </w:rPr>
        <w:t xml:space="preserve"> </w:t>
      </w:r>
      <w:r w:rsidRPr="08CEF4A4" w:rsidR="3CE9D33F">
        <w:rPr>
          <w:rFonts w:ascii="Verdana" w:hAnsi="Verdana" w:eastAsia="Verdana" w:cs="Verdana"/>
          <w:sz w:val="18"/>
          <w:szCs w:val="18"/>
        </w:rPr>
        <w:t>(</w:t>
      </w:r>
      <w:r w:rsidRPr="08CEF4A4" w:rsidR="3CE9D33F">
        <w:rPr>
          <w:rFonts w:ascii="Verdana" w:hAnsi="Verdana" w:eastAsia="Verdana" w:cs="Verdana"/>
          <w:i w:val="1"/>
          <w:iCs w:val="1"/>
          <w:sz w:val="18"/>
          <w:szCs w:val="18"/>
        </w:rPr>
        <w:t xml:space="preserve">What Is Data Preprocessing &amp; What Are the Steps </w:t>
      </w:r>
      <w:r w:rsidRPr="08CEF4A4" w:rsidR="3CE9D33F">
        <w:rPr>
          <w:rFonts w:ascii="Verdana" w:hAnsi="Verdana" w:eastAsia="Verdana" w:cs="Verdana"/>
          <w:i w:val="1"/>
          <w:iCs w:val="1"/>
          <w:sz w:val="18"/>
          <w:szCs w:val="18"/>
        </w:rPr>
        <w:t>Involved?</w:t>
      </w:r>
      <w:r w:rsidRPr="08CEF4A4" w:rsidR="3CE9D33F">
        <w:rPr>
          <w:rFonts w:ascii="Verdana" w:hAnsi="Verdana" w:eastAsia="Verdana" w:cs="Verdana"/>
          <w:sz w:val="18"/>
          <w:szCs w:val="18"/>
        </w:rPr>
        <w:t>,</w:t>
      </w:r>
      <w:r w:rsidRPr="08CEF4A4" w:rsidR="3CE9D33F">
        <w:rPr>
          <w:rFonts w:ascii="Verdana" w:hAnsi="Verdana" w:eastAsia="Verdana" w:cs="Verdana"/>
          <w:sz w:val="18"/>
          <w:szCs w:val="18"/>
        </w:rPr>
        <w:t xml:space="preserve"> 2021)</w:t>
      </w:r>
      <w:r w:rsidRPr="08CEF4A4" w:rsidR="00941B12">
        <w:rPr>
          <w:rFonts w:ascii="Verdana" w:hAnsi="Verdana" w:eastAsia="Verdana" w:cs="Verdana"/>
          <w:sz w:val="18"/>
          <w:szCs w:val="18"/>
        </w:rPr>
        <w:t>.</w:t>
      </w:r>
    </w:p>
    <w:p w:rsidR="0036317F" w:rsidP="17EEFC43" w:rsidRDefault="0036317F" w14:paraId="6465F726" w14:textId="77777777">
      <w:pPr>
        <w:spacing w:line="259" w:lineRule="auto"/>
        <w:jc w:val="both"/>
        <w:rPr>
          <w:rFonts w:ascii="Verdana" w:hAnsi="Verdana" w:eastAsia="Verdana" w:cs="Verdana"/>
          <w:sz w:val="18"/>
          <w:szCs w:val="18"/>
        </w:rPr>
      </w:pPr>
    </w:p>
    <w:p w:rsidR="3CE9D33F" w:rsidP="17EEFC43" w:rsidRDefault="3CE9D33F" w14:paraId="05A58A16" w14:textId="713E6571">
      <w:pPr>
        <w:spacing w:line="259" w:lineRule="auto"/>
        <w:jc w:val="both"/>
        <w:rPr>
          <w:rFonts w:ascii="Verdana" w:hAnsi="Verdana"/>
          <w:sz w:val="18"/>
          <w:szCs w:val="18"/>
        </w:rPr>
      </w:pPr>
      <w:commentRangeStart w:id="11"/>
      <w:r w:rsidRPr="17EEFC43">
        <w:rPr>
          <w:rFonts w:ascii="Verdana" w:hAnsi="Verdana"/>
          <w:sz w:val="18"/>
          <w:szCs w:val="18"/>
        </w:rPr>
        <w:t xml:space="preserve">From this stage onwards the process in pretty much simple and straight forward. </w:t>
      </w:r>
      <w:commentRangeEnd w:id="11"/>
      <w:r w:rsidR="0036317F">
        <w:rPr>
          <w:rStyle w:val="CommentReference"/>
        </w:rPr>
        <w:commentReference w:id="11"/>
      </w:r>
      <w:r w:rsidRPr="17EEFC43">
        <w:rPr>
          <w:rFonts w:ascii="Verdana" w:hAnsi="Verdana"/>
          <w:sz w:val="18"/>
          <w:szCs w:val="18"/>
        </w:rPr>
        <w:t xml:space="preserve">The team used </w:t>
      </w:r>
      <w:commentRangeStart w:id="12"/>
      <w:r w:rsidR="00941B12">
        <w:rPr>
          <w:rFonts w:ascii="Verdana" w:hAnsi="Verdana"/>
          <w:sz w:val="18"/>
          <w:szCs w:val="18"/>
        </w:rPr>
        <w:t>V</w:t>
      </w:r>
      <w:r w:rsidRPr="17EEFC43">
        <w:rPr>
          <w:rFonts w:ascii="Verdana" w:hAnsi="Verdana"/>
          <w:sz w:val="18"/>
          <w:szCs w:val="18"/>
        </w:rPr>
        <w:t xml:space="preserve">isual </w:t>
      </w:r>
      <w:r w:rsidR="00941B12">
        <w:rPr>
          <w:rFonts w:ascii="Verdana" w:hAnsi="Verdana"/>
          <w:sz w:val="18"/>
          <w:szCs w:val="18"/>
        </w:rPr>
        <w:t>S</w:t>
      </w:r>
      <w:r w:rsidRPr="17EEFC43">
        <w:rPr>
          <w:rFonts w:ascii="Verdana" w:hAnsi="Verdana"/>
          <w:sz w:val="18"/>
          <w:szCs w:val="18"/>
        </w:rPr>
        <w:t>tudio</w:t>
      </w:r>
      <w:commentRangeEnd w:id="12"/>
      <w:r w:rsidR="0036317F">
        <w:rPr>
          <w:rStyle w:val="CommentReference"/>
        </w:rPr>
        <w:commentReference w:id="12"/>
      </w:r>
      <w:r w:rsidRPr="17EEFC43">
        <w:rPr>
          <w:rFonts w:ascii="Verdana" w:hAnsi="Verdana"/>
          <w:sz w:val="18"/>
          <w:szCs w:val="18"/>
        </w:rPr>
        <w:t xml:space="preserve"> to preprocess the datasets individually.</w:t>
      </w:r>
      <w:r w:rsidRPr="17EEFC43" w:rsidR="38DF0993">
        <w:rPr>
          <w:rFonts w:ascii="Verdana" w:hAnsi="Verdana"/>
          <w:sz w:val="18"/>
          <w:szCs w:val="18"/>
        </w:rPr>
        <w:t xml:space="preserve"> </w:t>
      </w:r>
      <w:r w:rsidRPr="17EEFC43" w:rsidR="0F95D5EE">
        <w:rPr>
          <w:rFonts w:ascii="Verdana" w:hAnsi="Verdana"/>
          <w:sz w:val="18"/>
          <w:szCs w:val="18"/>
        </w:rPr>
        <w:t xml:space="preserve">The steps included in the </w:t>
      </w:r>
      <w:r w:rsidRPr="17EEFC43" w:rsidR="0F95D5EE">
        <w:rPr>
          <w:rFonts w:ascii="Verdana" w:hAnsi="Verdana"/>
          <w:sz w:val="18"/>
          <w:szCs w:val="18"/>
        </w:rPr>
        <w:t xml:space="preserve">preprocessing </w:t>
      </w:r>
      <w:r w:rsidRPr="17EEFC43" w:rsidR="2E8D79D3">
        <w:rPr>
          <w:rFonts w:ascii="Verdana" w:hAnsi="Verdana"/>
          <w:sz w:val="18"/>
          <w:szCs w:val="18"/>
        </w:rPr>
        <w:t xml:space="preserve">within the scope of this course </w:t>
      </w:r>
      <w:r w:rsidRPr="17EEFC43" w:rsidR="0F95D5EE">
        <w:rPr>
          <w:rFonts w:ascii="Verdana" w:hAnsi="Verdana"/>
          <w:sz w:val="18"/>
          <w:szCs w:val="18"/>
        </w:rPr>
        <w:t xml:space="preserve">are explained in the following figures. </w:t>
      </w:r>
    </w:p>
    <w:p w:rsidR="17EEFC43" w:rsidP="17EEFC43" w:rsidRDefault="17EEFC43" w14:paraId="402C8735" w14:textId="3CFA004C">
      <w:pPr>
        <w:spacing w:line="259" w:lineRule="auto"/>
        <w:jc w:val="both"/>
        <w:rPr>
          <w:rFonts w:ascii="Verdana" w:hAnsi="Verdana"/>
          <w:sz w:val="18"/>
          <w:szCs w:val="18"/>
        </w:rPr>
      </w:pPr>
    </w:p>
    <w:p w:rsidRPr="00941B12" w:rsidR="0F95D5EE" w:rsidP="00941B12" w:rsidRDefault="00941B12" w14:paraId="0956F5D1" w14:textId="6064800A">
      <w:pPr>
        <w:spacing w:line="259" w:lineRule="auto"/>
        <w:jc w:val="both"/>
        <w:rPr>
          <w:rFonts w:ascii="Verdana" w:hAnsi="Verdana"/>
          <w:sz w:val="18"/>
          <w:szCs w:val="18"/>
        </w:rPr>
      </w:pPr>
      <w:r w:rsidRPr="08CEF4A4" w:rsidR="00941B12">
        <w:rPr>
          <w:rFonts w:ascii="Verdana" w:hAnsi="Verdana"/>
          <w:sz w:val="18"/>
          <w:szCs w:val="18"/>
        </w:rPr>
        <w:t>1)</w:t>
      </w:r>
      <w:r w:rsidRPr="08CEF4A4" w:rsidR="00941B12">
        <w:rPr>
          <w:rFonts w:ascii="Verdana" w:hAnsi="Verdana"/>
          <w:sz w:val="18"/>
          <w:szCs w:val="18"/>
        </w:rPr>
        <w:t xml:space="preserve"> </w:t>
      </w:r>
      <w:r w:rsidRPr="08CEF4A4" w:rsidR="0F95D5EE">
        <w:rPr>
          <w:rFonts w:ascii="Verdana" w:hAnsi="Verdana"/>
          <w:sz w:val="18"/>
          <w:szCs w:val="18"/>
        </w:rPr>
        <w:t xml:space="preserve">Importing </w:t>
      </w:r>
      <w:r w:rsidRPr="08CEF4A4" w:rsidR="00941B12">
        <w:rPr>
          <w:rFonts w:ascii="Verdana" w:hAnsi="Verdana"/>
          <w:i w:val="1"/>
          <w:iCs w:val="1"/>
          <w:sz w:val="18"/>
          <w:szCs w:val="18"/>
        </w:rPr>
        <w:t>pandas</w:t>
      </w:r>
      <w:r w:rsidRPr="08CEF4A4" w:rsidR="00941B12">
        <w:rPr>
          <w:rFonts w:ascii="Verdana" w:hAnsi="Verdana"/>
          <w:i w:val="1"/>
          <w:iCs w:val="1"/>
          <w:sz w:val="18"/>
          <w:szCs w:val="18"/>
        </w:rPr>
        <w:t xml:space="preserve"> </w:t>
      </w:r>
      <w:r w:rsidRPr="08CEF4A4" w:rsidR="0F95D5EE">
        <w:rPr>
          <w:rFonts w:ascii="Verdana" w:hAnsi="Verdana"/>
          <w:sz w:val="18"/>
          <w:szCs w:val="18"/>
        </w:rPr>
        <w:t xml:space="preserve">library. Pandas is a library in python </w:t>
      </w:r>
      <w:r w:rsidRPr="08CEF4A4" w:rsidR="7554FFDB">
        <w:rPr>
          <w:rFonts w:ascii="Verdana" w:hAnsi="Verdana"/>
          <w:sz w:val="18"/>
          <w:szCs w:val="18"/>
        </w:rPr>
        <w:t xml:space="preserve">that has functions that are used for cleaning, </w:t>
      </w:r>
      <w:r w:rsidRPr="08CEF4A4" w:rsidR="7554FFDB">
        <w:rPr>
          <w:rFonts w:ascii="Verdana" w:hAnsi="Verdana"/>
          <w:sz w:val="18"/>
          <w:szCs w:val="18"/>
        </w:rPr>
        <w:t>manipulating</w:t>
      </w:r>
      <w:r w:rsidRPr="08CEF4A4" w:rsidR="7554FFDB">
        <w:rPr>
          <w:rFonts w:ascii="Verdana" w:hAnsi="Verdana"/>
          <w:sz w:val="18"/>
          <w:szCs w:val="18"/>
        </w:rPr>
        <w:t xml:space="preserve"> and exploring datasets.</w:t>
      </w:r>
    </w:p>
    <w:p w:rsidR="17EEFC43" w:rsidP="17EEFC43" w:rsidRDefault="17EEFC43" w14:paraId="145A6A35" w14:textId="5C853CE3">
      <w:pPr>
        <w:spacing w:line="259" w:lineRule="auto"/>
        <w:jc w:val="both"/>
        <w:rPr>
          <w:rFonts w:ascii="Verdana" w:hAnsi="Verdana"/>
          <w:sz w:val="18"/>
          <w:szCs w:val="18"/>
        </w:rPr>
      </w:pPr>
    </w:p>
    <w:p w:rsidR="0F95D5EE" w:rsidP="17EEFC43" w:rsidRDefault="0F95D5EE" w14:paraId="3C25843B" w14:textId="5EBC7F69">
      <w:pPr>
        <w:spacing w:line="259" w:lineRule="auto"/>
      </w:pPr>
      <w:r>
        <w:rPr>
          <w:noProof/>
          <w:color w:val="2B579A"/>
          <w:shd w:val="clear" w:color="auto" w:fill="E6E6E6"/>
        </w:rPr>
        <w:drawing>
          <wp:inline distT="0" distB="0" distL="0" distR="0" wp14:anchorId="562920D2" wp14:editId="4BC88FA3">
            <wp:extent cx="2217808" cy="522109"/>
            <wp:effectExtent l="0" t="0" r="0" b="0"/>
            <wp:docPr id="214501680" name="Picture 21450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7808" cy="522109"/>
                    </a:xfrm>
                    <a:prstGeom prst="rect">
                      <a:avLst/>
                    </a:prstGeom>
                  </pic:spPr>
                </pic:pic>
              </a:graphicData>
            </a:graphic>
          </wp:inline>
        </w:drawing>
      </w:r>
    </w:p>
    <w:p w:rsidR="0F95D5EE" w:rsidP="17EEFC43" w:rsidRDefault="7E6392C2" w14:paraId="2D159ED4" w14:textId="658BF3F0">
      <w:pPr>
        <w:spacing w:line="259" w:lineRule="auto"/>
        <w:rPr>
          <w:rFonts w:ascii="Verdana" w:hAnsi="Verdana" w:eastAsia="Verdana" w:cs="Verdana"/>
        </w:rPr>
      </w:pPr>
      <w:r w:rsidRPr="5AE7D4DF" w:rsidR="7E6392C2">
        <w:rPr>
          <w:rFonts w:ascii="Verdana" w:hAnsi="Verdana" w:eastAsia="Verdana" w:cs="Verdana"/>
          <w:sz w:val="18"/>
          <w:szCs w:val="18"/>
        </w:rPr>
        <w:t>Fig</w:t>
      </w:r>
      <w:r w:rsidRPr="5AE7D4DF" w:rsidR="434873AC">
        <w:rPr>
          <w:rFonts w:ascii="Verdana" w:hAnsi="Verdana" w:eastAsia="Verdana" w:cs="Verdana"/>
          <w:sz w:val="18"/>
          <w:szCs w:val="18"/>
        </w:rPr>
        <w:t xml:space="preserve">ure </w:t>
      </w:r>
      <w:r w:rsidRPr="5AE7D4DF" w:rsidR="7E6392C2">
        <w:rPr>
          <w:rFonts w:ascii="Verdana" w:hAnsi="Verdana" w:eastAsia="Verdana" w:cs="Verdana"/>
          <w:sz w:val="18"/>
          <w:szCs w:val="18"/>
        </w:rPr>
        <w:t>1</w:t>
      </w:r>
      <w:r w:rsidRPr="5AE7D4DF" w:rsidR="7DBAA07F">
        <w:rPr>
          <w:rFonts w:ascii="Verdana" w:hAnsi="Verdana" w:eastAsia="Verdana" w:cs="Verdana"/>
          <w:sz w:val="18"/>
          <w:szCs w:val="18"/>
        </w:rPr>
        <w:t>:</w:t>
      </w:r>
      <w:r w:rsidRPr="5AE7D4DF" w:rsidR="00941B12">
        <w:rPr>
          <w:rFonts w:ascii="Verdana" w:hAnsi="Verdana" w:eastAsia="Verdana" w:cs="Verdana"/>
          <w:sz w:val="18"/>
          <w:szCs w:val="18"/>
        </w:rPr>
        <w:t xml:space="preserve"> Importing </w:t>
      </w:r>
      <w:r w:rsidRPr="5AE7D4DF" w:rsidR="00941B12">
        <w:rPr>
          <w:rFonts w:ascii="Verdana" w:hAnsi="Verdana" w:eastAsia="Verdana" w:cs="Verdana"/>
          <w:sz w:val="18"/>
          <w:szCs w:val="18"/>
        </w:rPr>
        <w:t>pandas</w:t>
      </w:r>
      <w:r w:rsidRPr="5AE7D4DF" w:rsidR="00941B12">
        <w:rPr>
          <w:rFonts w:ascii="Verdana" w:hAnsi="Verdana" w:eastAsia="Verdana" w:cs="Verdana"/>
          <w:sz w:val="18"/>
          <w:szCs w:val="18"/>
        </w:rPr>
        <w:t xml:space="preserve"> </w:t>
      </w:r>
      <w:r w:rsidRPr="5AE7D4DF" w:rsidR="00941B12">
        <w:rPr>
          <w:rFonts w:ascii="Verdana" w:hAnsi="Verdana" w:eastAsia="Verdana" w:cs="Verdana"/>
          <w:sz w:val="18"/>
          <w:szCs w:val="18"/>
        </w:rPr>
        <w:t>module</w:t>
      </w:r>
    </w:p>
    <w:p w:rsidR="17EEFC43" w:rsidP="17EEFC43" w:rsidRDefault="17EEFC43" w14:paraId="40E90E76" w14:textId="4D6578B5">
      <w:pPr>
        <w:spacing w:line="259" w:lineRule="auto"/>
        <w:rPr>
          <w:rFonts w:ascii="Verdana" w:hAnsi="Verdana"/>
          <w:sz w:val="18"/>
          <w:szCs w:val="18"/>
        </w:rPr>
      </w:pPr>
    </w:p>
    <w:p w:rsidR="79B5E25B" w:rsidP="79B5E25B" w:rsidRDefault="00941B12" w14:paraId="166F12C5" w14:textId="6FCFBBB6">
      <w:pPr>
        <w:spacing w:line="259" w:lineRule="auto"/>
        <w:rPr>
          <w:rFonts w:ascii="Verdana" w:hAnsi="Verdana"/>
          <w:sz w:val="18"/>
          <w:szCs w:val="18"/>
        </w:rPr>
      </w:pPr>
      <w:r w:rsidRPr="5AE7D4DF" w:rsidR="00941B12">
        <w:rPr>
          <w:rFonts w:ascii="Verdana" w:hAnsi="Verdana"/>
          <w:sz w:val="18"/>
          <w:szCs w:val="18"/>
        </w:rPr>
        <w:t xml:space="preserve">2) </w:t>
      </w:r>
      <w:r w:rsidRPr="5AE7D4DF" w:rsidR="591B4B84">
        <w:rPr>
          <w:rFonts w:ascii="Verdana" w:hAnsi="Verdana"/>
          <w:sz w:val="18"/>
          <w:szCs w:val="18"/>
        </w:rPr>
        <w:t xml:space="preserve">In </w:t>
      </w:r>
      <w:r w:rsidRPr="5AE7D4DF" w:rsidR="591B4B84">
        <w:rPr>
          <w:rFonts w:ascii="Verdana" w:hAnsi="Verdana"/>
          <w:sz w:val="18"/>
          <w:szCs w:val="18"/>
        </w:rPr>
        <w:t>fig</w:t>
      </w:r>
      <w:r w:rsidRPr="5AE7D4DF" w:rsidR="4B5EB5F4">
        <w:rPr>
          <w:rFonts w:ascii="Verdana" w:hAnsi="Verdana"/>
          <w:sz w:val="18"/>
          <w:szCs w:val="18"/>
        </w:rPr>
        <w:t xml:space="preserve">ure </w:t>
      </w:r>
      <w:r w:rsidRPr="5AE7D4DF" w:rsidR="591B4B84">
        <w:rPr>
          <w:rFonts w:ascii="Verdana" w:hAnsi="Verdana"/>
          <w:sz w:val="18"/>
          <w:szCs w:val="18"/>
        </w:rPr>
        <w:t xml:space="preserve">2 </w:t>
      </w:r>
      <w:r w:rsidRPr="5AE7D4DF" w:rsidR="591B4B84">
        <w:rPr>
          <w:rFonts w:ascii="Verdana" w:hAnsi="Verdana"/>
          <w:i w:val="1"/>
          <w:iCs w:val="1"/>
          <w:sz w:val="18"/>
          <w:szCs w:val="18"/>
        </w:rPr>
        <w:t>df</w:t>
      </w:r>
      <w:r w:rsidRPr="5AE7D4DF" w:rsidR="591B4B84">
        <w:rPr>
          <w:rFonts w:ascii="Verdana" w:hAnsi="Verdana"/>
          <w:i w:val="1"/>
          <w:iCs w:val="1"/>
          <w:sz w:val="18"/>
          <w:szCs w:val="18"/>
        </w:rPr>
        <w:t xml:space="preserve"> </w:t>
      </w:r>
      <w:r w:rsidRPr="5AE7D4DF" w:rsidR="591B4B84">
        <w:rPr>
          <w:rFonts w:ascii="Verdana" w:hAnsi="Verdana"/>
          <w:sz w:val="18"/>
          <w:szCs w:val="18"/>
        </w:rPr>
        <w:t>represents</w:t>
      </w:r>
      <w:r w:rsidRPr="5AE7D4DF" w:rsidR="591B4B84">
        <w:rPr>
          <w:rFonts w:ascii="Verdana" w:hAnsi="Verdana"/>
          <w:sz w:val="18"/>
          <w:szCs w:val="18"/>
        </w:rPr>
        <w:t xml:space="preserve"> a data frame that reads the ‘used_cars.csv’ file and save it in memory to be worked on. </w:t>
      </w:r>
    </w:p>
    <w:p w:rsidR="0F95D5EE" w:rsidP="79B5E25B" w:rsidRDefault="0F95D5EE" w14:paraId="640CF332" w14:textId="67A070CB">
      <w:pPr>
        <w:spacing w:line="259" w:lineRule="auto"/>
        <w:rPr>
          <w:rFonts w:ascii="Verdana" w:hAnsi="Verdana"/>
          <w:sz w:val="18"/>
          <w:szCs w:val="18"/>
        </w:rPr>
      </w:pPr>
      <w:r w:rsidRPr="79B5E25B">
        <w:rPr>
          <w:rFonts w:ascii="Verdana" w:hAnsi="Verdana"/>
          <w:sz w:val="18"/>
          <w:szCs w:val="18"/>
        </w:rPr>
        <w:t xml:space="preserve"> </w:t>
      </w:r>
      <w:r>
        <w:rPr>
          <w:noProof/>
          <w:color w:val="2B579A"/>
          <w:shd w:val="clear" w:color="auto" w:fill="E6E6E6"/>
        </w:rPr>
        <w:drawing>
          <wp:inline distT="0" distB="0" distL="0" distR="0" wp14:anchorId="376CBB7E" wp14:editId="038F5D34">
            <wp:extent cx="2878604" cy="764708"/>
            <wp:effectExtent l="0" t="0" r="0" b="0"/>
            <wp:docPr id="429905066" name="Picture 429905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r="25247" b="14893"/>
                    <a:stretch>
                      <a:fillRect/>
                    </a:stretch>
                  </pic:blipFill>
                  <pic:spPr>
                    <a:xfrm>
                      <a:off x="0" y="0"/>
                      <a:ext cx="2878604" cy="764708"/>
                    </a:xfrm>
                    <a:prstGeom prst="rect">
                      <a:avLst/>
                    </a:prstGeom>
                  </pic:spPr>
                </pic:pic>
              </a:graphicData>
            </a:graphic>
          </wp:inline>
        </w:drawing>
      </w:r>
    </w:p>
    <w:p w:rsidR="0F95D5EE" w:rsidP="17EEFC43" w:rsidRDefault="617B893C" w14:paraId="2A3B5658" w14:textId="623785DF">
      <w:pPr>
        <w:spacing w:line="259" w:lineRule="auto"/>
        <w:rPr>
          <w:rFonts w:ascii="Verdana" w:hAnsi="Verdana"/>
          <w:sz w:val="18"/>
          <w:szCs w:val="18"/>
        </w:rPr>
      </w:pPr>
      <w:r w:rsidRPr="237EA8B6">
        <w:rPr>
          <w:rFonts w:ascii="Verdana" w:hAnsi="Verdana"/>
          <w:sz w:val="18"/>
          <w:szCs w:val="18"/>
        </w:rPr>
        <w:t>Fig</w:t>
      </w:r>
      <w:r w:rsidRPr="237EA8B6" w:rsidR="0036317F">
        <w:rPr>
          <w:rFonts w:ascii="Verdana" w:hAnsi="Verdana"/>
          <w:sz w:val="18"/>
          <w:szCs w:val="18"/>
        </w:rPr>
        <w:t>ure 2:</w:t>
      </w:r>
      <w:r w:rsidRPr="237EA8B6" w:rsidR="00941B12">
        <w:rPr>
          <w:rFonts w:ascii="Verdana" w:hAnsi="Verdana"/>
          <w:sz w:val="18"/>
          <w:szCs w:val="18"/>
        </w:rPr>
        <w:t xml:space="preserve"> Importing </w:t>
      </w:r>
      <w:proofErr w:type="gramStart"/>
      <w:r w:rsidRPr="237EA8B6" w:rsidR="00941B12">
        <w:rPr>
          <w:rFonts w:ascii="Verdana" w:hAnsi="Verdana"/>
          <w:sz w:val="18"/>
          <w:szCs w:val="18"/>
        </w:rPr>
        <w:t>dataset</w:t>
      </w:r>
      <w:proofErr w:type="gramEnd"/>
    </w:p>
    <w:p w:rsidR="17EEFC43" w:rsidP="17EEFC43" w:rsidRDefault="17EEFC43" w14:paraId="12BC0133" w14:textId="4D15961E">
      <w:pPr>
        <w:spacing w:line="259" w:lineRule="auto"/>
        <w:rPr>
          <w:rFonts w:ascii="Verdana" w:hAnsi="Verdana"/>
          <w:sz w:val="18"/>
          <w:szCs w:val="18"/>
        </w:rPr>
      </w:pPr>
    </w:p>
    <w:p w:rsidR="29EB8F9E" w:rsidP="79B5E25B" w:rsidRDefault="00941B12" w14:paraId="34B99F92" w14:textId="5A153670">
      <w:pPr>
        <w:spacing w:line="259" w:lineRule="auto"/>
        <w:rPr>
          <w:rFonts w:ascii="Verdana" w:hAnsi="Verdana"/>
          <w:sz w:val="18"/>
          <w:szCs w:val="18"/>
        </w:rPr>
      </w:pPr>
      <w:r w:rsidRPr="5AE7D4DF" w:rsidR="00941B12">
        <w:rPr>
          <w:rFonts w:ascii="Verdana" w:hAnsi="Verdana"/>
          <w:sz w:val="18"/>
          <w:szCs w:val="18"/>
        </w:rPr>
        <w:t xml:space="preserve">3) </w:t>
      </w:r>
      <w:r w:rsidRPr="5AE7D4DF" w:rsidR="29EB8F9E">
        <w:rPr>
          <w:rFonts w:ascii="Verdana" w:hAnsi="Verdana"/>
          <w:sz w:val="18"/>
          <w:szCs w:val="18"/>
        </w:rPr>
        <w:t xml:space="preserve">In </w:t>
      </w:r>
      <w:r w:rsidRPr="5AE7D4DF" w:rsidR="0036317F">
        <w:rPr>
          <w:rFonts w:ascii="Verdana" w:hAnsi="Verdana"/>
          <w:sz w:val="18"/>
          <w:szCs w:val="18"/>
        </w:rPr>
        <w:t>Figure 3</w:t>
      </w:r>
      <w:r w:rsidRPr="5AE7D4DF" w:rsidR="29EB8F9E">
        <w:rPr>
          <w:rFonts w:ascii="Verdana" w:hAnsi="Verdana"/>
          <w:sz w:val="18"/>
          <w:szCs w:val="18"/>
        </w:rPr>
        <w:t xml:space="preserve"> </w:t>
      </w:r>
      <w:r w:rsidRPr="5AE7D4DF" w:rsidR="29EB8F9E">
        <w:rPr>
          <w:rFonts w:ascii="Verdana" w:hAnsi="Verdana"/>
          <w:i w:val="1"/>
          <w:iCs w:val="1"/>
          <w:sz w:val="18"/>
          <w:szCs w:val="18"/>
        </w:rPr>
        <w:t>df.head</w:t>
      </w:r>
      <w:r w:rsidRPr="5AE7D4DF" w:rsidR="29EB8F9E">
        <w:rPr>
          <w:rFonts w:ascii="Verdana" w:hAnsi="Verdana"/>
          <w:i w:val="1"/>
          <w:iCs w:val="1"/>
          <w:sz w:val="18"/>
          <w:szCs w:val="18"/>
        </w:rPr>
        <w:t>()</w:t>
      </w:r>
      <w:r w:rsidRPr="5AE7D4DF" w:rsidR="29EB8F9E">
        <w:rPr>
          <w:rFonts w:ascii="Verdana" w:hAnsi="Verdana"/>
          <w:sz w:val="18"/>
          <w:szCs w:val="18"/>
        </w:rPr>
        <w:t xml:space="preserve"> shows </w:t>
      </w:r>
      <w:r w:rsidRPr="5AE7D4DF" w:rsidR="47E2E768">
        <w:rPr>
          <w:rFonts w:ascii="Verdana" w:hAnsi="Verdana"/>
          <w:sz w:val="18"/>
          <w:szCs w:val="18"/>
        </w:rPr>
        <w:t>the first</w:t>
      </w:r>
      <w:r w:rsidRPr="5AE7D4DF" w:rsidR="29EB8F9E">
        <w:rPr>
          <w:rFonts w:ascii="Verdana" w:hAnsi="Verdana"/>
          <w:sz w:val="18"/>
          <w:szCs w:val="18"/>
        </w:rPr>
        <w:t xml:space="preserve"> few rows of </w:t>
      </w:r>
      <w:r w:rsidRPr="5AE7D4DF" w:rsidR="29EB8F9E">
        <w:rPr>
          <w:rFonts w:ascii="Verdana" w:hAnsi="Verdana"/>
          <w:i w:val="1"/>
          <w:iCs w:val="1"/>
          <w:sz w:val="18"/>
          <w:szCs w:val="18"/>
        </w:rPr>
        <w:t>df</w:t>
      </w:r>
      <w:r w:rsidRPr="5AE7D4DF" w:rsidR="00941B12">
        <w:rPr>
          <w:rFonts w:ascii="Verdana" w:hAnsi="Verdana"/>
          <w:sz w:val="18"/>
          <w:szCs w:val="18"/>
        </w:rPr>
        <w:t>.</w:t>
      </w:r>
      <w:r w:rsidRPr="5AE7D4DF" w:rsidR="29EB8F9E">
        <w:rPr>
          <w:rFonts w:ascii="Verdana" w:hAnsi="Verdana"/>
          <w:sz w:val="18"/>
          <w:szCs w:val="18"/>
        </w:rPr>
        <w:t xml:space="preserve"> </w:t>
      </w:r>
      <w:r w:rsidRPr="5AE7D4DF" w:rsidR="29EB8F9E">
        <w:rPr>
          <w:rFonts w:ascii="Verdana" w:hAnsi="Verdana"/>
          <w:i w:val="1"/>
          <w:iCs w:val="1"/>
          <w:sz w:val="18"/>
          <w:szCs w:val="18"/>
        </w:rPr>
        <w:t>df.info</w:t>
      </w:r>
      <w:r w:rsidRPr="5AE7D4DF" w:rsidR="00941B12">
        <w:rPr>
          <w:rFonts w:ascii="Verdana" w:hAnsi="Verdana"/>
          <w:i w:val="1"/>
          <w:iCs w:val="1"/>
          <w:sz w:val="18"/>
          <w:szCs w:val="18"/>
        </w:rPr>
        <w:t>(</w:t>
      </w:r>
      <w:r w:rsidRPr="5AE7D4DF" w:rsidR="00941B12">
        <w:rPr>
          <w:rFonts w:ascii="Verdana" w:hAnsi="Verdana"/>
          <w:i w:val="1"/>
          <w:iCs w:val="1"/>
          <w:sz w:val="18"/>
          <w:szCs w:val="18"/>
        </w:rPr>
        <w:t>)</w:t>
      </w:r>
      <w:r w:rsidRPr="5AE7D4DF" w:rsidR="00941B12">
        <w:rPr>
          <w:rFonts w:ascii="Verdana" w:hAnsi="Verdana"/>
          <w:sz w:val="18"/>
          <w:szCs w:val="18"/>
        </w:rPr>
        <w:t xml:space="preserve"> function</w:t>
      </w:r>
      <w:r w:rsidRPr="5AE7D4DF" w:rsidR="29EB8F9E">
        <w:rPr>
          <w:rFonts w:ascii="Verdana" w:hAnsi="Verdana"/>
          <w:sz w:val="18"/>
          <w:szCs w:val="18"/>
        </w:rPr>
        <w:t xml:space="preserve"> is used to show further information about </w:t>
      </w:r>
      <w:r w:rsidRPr="5AE7D4DF" w:rsidR="035B9DF5">
        <w:rPr>
          <w:rFonts w:ascii="Verdana" w:hAnsi="Verdana"/>
          <w:sz w:val="18"/>
          <w:szCs w:val="18"/>
        </w:rPr>
        <w:t xml:space="preserve">the </w:t>
      </w:r>
      <w:r w:rsidRPr="5AE7D4DF" w:rsidR="005203EF">
        <w:rPr>
          <w:rFonts w:ascii="Verdana" w:hAnsi="Verdana"/>
          <w:sz w:val="18"/>
          <w:szCs w:val="18"/>
        </w:rPr>
        <w:t>dataset</w:t>
      </w:r>
      <w:r w:rsidRPr="5AE7D4DF" w:rsidR="0036317F">
        <w:rPr>
          <w:rFonts w:ascii="Verdana" w:hAnsi="Verdana"/>
          <w:sz w:val="18"/>
          <w:szCs w:val="18"/>
        </w:rPr>
        <w:t>. F</w:t>
      </w:r>
      <w:r w:rsidRPr="5AE7D4DF" w:rsidR="035B9DF5">
        <w:rPr>
          <w:rFonts w:ascii="Verdana" w:hAnsi="Verdana"/>
          <w:sz w:val="18"/>
          <w:szCs w:val="18"/>
        </w:rPr>
        <w:t>or example</w:t>
      </w:r>
      <w:r w:rsidRPr="5AE7D4DF" w:rsidR="00D5301F">
        <w:rPr>
          <w:rFonts w:ascii="Verdana" w:hAnsi="Verdana"/>
          <w:sz w:val="18"/>
          <w:szCs w:val="18"/>
        </w:rPr>
        <w:t>,</w:t>
      </w:r>
      <w:r w:rsidRPr="5AE7D4DF" w:rsidR="035B9DF5">
        <w:rPr>
          <w:rFonts w:ascii="Verdana" w:hAnsi="Verdana"/>
          <w:sz w:val="18"/>
          <w:szCs w:val="18"/>
        </w:rPr>
        <w:t xml:space="preserve"> the column names and data types. The output of this is shown in </w:t>
      </w:r>
      <w:r w:rsidRPr="5AE7D4DF" w:rsidR="00D5301F">
        <w:rPr>
          <w:rFonts w:ascii="Verdana" w:hAnsi="Verdana"/>
          <w:sz w:val="18"/>
          <w:szCs w:val="18"/>
        </w:rPr>
        <w:t>Figure 4</w:t>
      </w:r>
      <w:r w:rsidRPr="5AE7D4DF" w:rsidR="035B9DF5">
        <w:rPr>
          <w:rFonts w:ascii="Verdana" w:hAnsi="Verdana"/>
          <w:sz w:val="18"/>
          <w:szCs w:val="18"/>
        </w:rPr>
        <w:t xml:space="preserve">. </w:t>
      </w:r>
    </w:p>
    <w:p w:rsidR="79B5E25B" w:rsidP="79B5E25B" w:rsidRDefault="79B5E25B" w14:paraId="13160059" w14:textId="0D5B7495">
      <w:pPr>
        <w:spacing w:line="259" w:lineRule="auto"/>
        <w:rPr>
          <w:rFonts w:ascii="Verdana" w:hAnsi="Verdana"/>
          <w:sz w:val="18"/>
          <w:szCs w:val="18"/>
        </w:rPr>
      </w:pPr>
    </w:p>
    <w:p w:rsidR="0F95D5EE" w:rsidP="17EEFC43" w:rsidRDefault="0F95D5EE" w14:paraId="2F2EA7D9" w14:textId="2004299B">
      <w:pPr>
        <w:spacing w:line="259" w:lineRule="auto"/>
      </w:pPr>
      <w:r>
        <w:rPr>
          <w:noProof/>
          <w:color w:val="2B579A"/>
          <w:shd w:val="clear" w:color="auto" w:fill="E6E6E6"/>
        </w:rPr>
        <w:drawing>
          <wp:inline distT="0" distB="0" distL="0" distR="0" wp14:anchorId="4708D1AA" wp14:editId="21B48393">
            <wp:extent cx="3505200" cy="1352550"/>
            <wp:effectExtent l="0" t="0" r="0" b="0"/>
            <wp:docPr id="1276340496" name="Picture 127634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5200" cy="1352550"/>
                    </a:xfrm>
                    <a:prstGeom prst="rect">
                      <a:avLst/>
                    </a:prstGeom>
                  </pic:spPr>
                </pic:pic>
              </a:graphicData>
            </a:graphic>
          </wp:inline>
        </w:drawing>
      </w:r>
    </w:p>
    <w:p w:rsidRPr="00941B12" w:rsidR="0F95D5EE" w:rsidP="17EEFC43" w:rsidRDefault="6C3833DA" w14:paraId="3A08FA16" w14:textId="095EF389">
      <w:pPr>
        <w:spacing w:line="259" w:lineRule="auto"/>
        <w:rPr>
          <w:sz w:val="18"/>
          <w:szCs w:val="18"/>
        </w:rPr>
      </w:pPr>
      <w:r w:rsidRPr="237EA8B6">
        <w:rPr>
          <w:rFonts w:ascii="Verdana" w:hAnsi="Verdana" w:eastAsia="Verdana" w:cs="Verdana"/>
          <w:sz w:val="18"/>
          <w:szCs w:val="18"/>
        </w:rPr>
        <w:t>Fig</w:t>
      </w:r>
      <w:r w:rsidRPr="237EA8B6" w:rsidR="00D5301F">
        <w:rPr>
          <w:rFonts w:ascii="Verdana" w:hAnsi="Verdana" w:eastAsia="Verdana" w:cs="Verdana"/>
          <w:sz w:val="18"/>
          <w:szCs w:val="18"/>
        </w:rPr>
        <w:t>ure 3:</w:t>
      </w:r>
      <w:r w:rsidRPr="237EA8B6" w:rsidR="27111100">
        <w:rPr>
          <w:rFonts w:ascii="Verdana" w:hAnsi="Verdana" w:eastAsia="Verdana" w:cs="Verdana"/>
          <w:sz w:val="18"/>
          <w:szCs w:val="18"/>
        </w:rPr>
        <w:t xml:space="preserve"> </w:t>
      </w:r>
      <w:r w:rsidRPr="237EA8B6" w:rsidR="00941B12">
        <w:rPr>
          <w:rFonts w:ascii="Verdana" w:hAnsi="Verdana" w:eastAsia="Verdana" w:cs="Verdana"/>
          <w:sz w:val="18"/>
          <w:szCs w:val="18"/>
        </w:rPr>
        <w:t xml:space="preserve">Exploring </w:t>
      </w:r>
      <w:proofErr w:type="gramStart"/>
      <w:r w:rsidRPr="237EA8B6" w:rsidR="00941B12">
        <w:rPr>
          <w:rFonts w:ascii="Verdana" w:hAnsi="Verdana" w:eastAsia="Verdana" w:cs="Verdana"/>
          <w:sz w:val="18"/>
          <w:szCs w:val="18"/>
        </w:rPr>
        <w:t>dataset</w:t>
      </w:r>
      <w:proofErr w:type="gramEnd"/>
    </w:p>
    <w:p w:rsidR="17EEFC43" w:rsidP="17EEFC43" w:rsidRDefault="17EEFC43" w14:paraId="50333993" w14:textId="4C9A37FA">
      <w:pPr>
        <w:spacing w:line="259" w:lineRule="auto"/>
        <w:rPr>
          <w:rFonts w:ascii="Verdana" w:hAnsi="Verdana"/>
          <w:sz w:val="18"/>
          <w:szCs w:val="18"/>
        </w:rPr>
      </w:pPr>
    </w:p>
    <w:p w:rsidR="0F95D5EE" w:rsidP="17EEFC43" w:rsidRDefault="0F95D5EE" w14:paraId="096846ED" w14:textId="635ECE36">
      <w:pPr>
        <w:spacing w:line="259" w:lineRule="auto"/>
      </w:pPr>
      <w:commentRangeStart w:id="17"/>
      <w:r>
        <w:rPr>
          <w:noProof/>
          <w:color w:val="2B579A"/>
          <w:shd w:val="clear" w:color="auto" w:fill="E6E6E6"/>
        </w:rPr>
        <w:lastRenderedPageBreak/>
        <w:drawing>
          <wp:inline distT="0" distB="0" distL="0" distR="0" wp14:anchorId="3E3B1EF3" wp14:editId="58A4F2EE">
            <wp:extent cx="2859405" cy="3935506"/>
            <wp:effectExtent l="0" t="0" r="0" b="1905"/>
            <wp:docPr id="2146885666" name="Picture 214688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8856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2530" cy="3953570"/>
                    </a:xfrm>
                    <a:prstGeom prst="rect">
                      <a:avLst/>
                    </a:prstGeom>
                  </pic:spPr>
                </pic:pic>
              </a:graphicData>
            </a:graphic>
          </wp:inline>
        </w:drawing>
      </w:r>
      <w:commentRangeEnd w:id="17"/>
      <w:r w:rsidR="00D5301F">
        <w:rPr>
          <w:rStyle w:val="CommentReference"/>
        </w:rPr>
        <w:commentReference w:id="17"/>
      </w:r>
    </w:p>
    <w:p w:rsidR="0F95D5EE" w:rsidP="17EEFC43" w:rsidRDefault="559A6D40" w14:paraId="21A5E057" w14:textId="1DED2348">
      <w:pPr>
        <w:spacing w:line="259" w:lineRule="auto"/>
        <w:rPr>
          <w:rFonts w:ascii="Verdana" w:hAnsi="Verdana" w:eastAsia="Verdana" w:cs="Verdana"/>
        </w:rPr>
      </w:pPr>
      <w:r w:rsidRPr="5AE7D4DF" w:rsidR="559A6D40">
        <w:rPr>
          <w:rFonts w:ascii="Verdana" w:hAnsi="Verdana" w:eastAsia="Verdana" w:cs="Verdana"/>
          <w:sz w:val="18"/>
          <w:szCs w:val="18"/>
        </w:rPr>
        <w:t>Fig</w:t>
      </w:r>
      <w:r w:rsidRPr="5AE7D4DF" w:rsidR="00D5301F">
        <w:rPr>
          <w:rFonts w:ascii="Verdana" w:hAnsi="Verdana" w:eastAsia="Verdana" w:cs="Verdana"/>
          <w:sz w:val="18"/>
          <w:szCs w:val="18"/>
        </w:rPr>
        <w:t xml:space="preserve">ure </w:t>
      </w:r>
      <w:r w:rsidRPr="5AE7D4DF" w:rsidR="383B3C02">
        <w:rPr>
          <w:rFonts w:ascii="Verdana" w:hAnsi="Verdana" w:eastAsia="Verdana" w:cs="Verdana"/>
          <w:sz w:val="18"/>
          <w:szCs w:val="18"/>
        </w:rPr>
        <w:t>4:</w:t>
      </w:r>
      <w:r w:rsidRPr="5AE7D4DF" w:rsidR="00941B12">
        <w:rPr>
          <w:rFonts w:ascii="Verdana" w:hAnsi="Verdana" w:eastAsia="Verdana" w:cs="Verdana"/>
          <w:sz w:val="18"/>
          <w:szCs w:val="18"/>
        </w:rPr>
        <w:t xml:space="preserve"> Output for </w:t>
      </w:r>
      <w:r w:rsidRPr="5AE7D4DF" w:rsidR="00941B12">
        <w:rPr>
          <w:rFonts w:ascii="Verdana" w:hAnsi="Verdana" w:eastAsia="Verdana" w:cs="Verdana"/>
          <w:i w:val="1"/>
          <w:iCs w:val="1"/>
          <w:sz w:val="18"/>
          <w:szCs w:val="18"/>
        </w:rPr>
        <w:t>df.head</w:t>
      </w:r>
      <w:r w:rsidRPr="5AE7D4DF" w:rsidR="00941B12">
        <w:rPr>
          <w:rFonts w:ascii="Verdana" w:hAnsi="Verdana" w:eastAsia="Verdana" w:cs="Verdana"/>
          <w:i w:val="1"/>
          <w:iCs w:val="1"/>
          <w:sz w:val="18"/>
          <w:szCs w:val="18"/>
        </w:rPr>
        <w:t>, df.info</w:t>
      </w:r>
      <w:r w:rsidRPr="5AE7D4DF" w:rsidR="00941B12">
        <w:rPr>
          <w:rFonts w:ascii="Verdana" w:hAnsi="Verdana" w:eastAsia="Verdana" w:cs="Verdana"/>
          <w:sz w:val="18"/>
          <w:szCs w:val="18"/>
        </w:rPr>
        <w:t xml:space="preserve"> and </w:t>
      </w:r>
      <w:r w:rsidRPr="5AE7D4DF" w:rsidR="00941B12">
        <w:rPr>
          <w:rFonts w:ascii="Verdana" w:hAnsi="Verdana" w:eastAsia="Verdana" w:cs="Verdana"/>
          <w:i w:val="1"/>
          <w:iCs w:val="1"/>
          <w:sz w:val="18"/>
          <w:szCs w:val="18"/>
        </w:rPr>
        <w:t>df.describe</w:t>
      </w:r>
    </w:p>
    <w:p w:rsidR="79B5E25B" w:rsidP="79B5E25B" w:rsidRDefault="79B5E25B" w14:paraId="4FEB15F2" w14:textId="08693E0F">
      <w:pPr>
        <w:spacing w:line="259" w:lineRule="auto"/>
        <w:rPr>
          <w:rFonts w:ascii="Verdana" w:hAnsi="Verdana" w:eastAsia="Verdana" w:cs="Verdana"/>
          <w:sz w:val="18"/>
          <w:szCs w:val="18"/>
        </w:rPr>
      </w:pPr>
    </w:p>
    <w:p w:rsidR="692B1CFE" w:rsidP="79B5E25B" w:rsidRDefault="00941B12" w14:paraId="7498F01E" w14:textId="57C29314">
      <w:pPr>
        <w:spacing w:line="259" w:lineRule="auto"/>
        <w:rPr>
          <w:rFonts w:ascii="Verdana" w:hAnsi="Verdana" w:eastAsia="Verdana" w:cs="Verdana"/>
          <w:sz w:val="18"/>
          <w:szCs w:val="18"/>
        </w:rPr>
      </w:pPr>
      <w:r w:rsidRPr="5AE7D4DF" w:rsidR="00941B12">
        <w:rPr>
          <w:rFonts w:ascii="Verdana" w:hAnsi="Verdana" w:eastAsia="Verdana" w:cs="Verdana"/>
          <w:sz w:val="18"/>
          <w:szCs w:val="18"/>
        </w:rPr>
        <w:t xml:space="preserve">4) </w:t>
      </w:r>
      <w:r w:rsidRPr="5AE7D4DF" w:rsidR="692B1CFE">
        <w:rPr>
          <w:rFonts w:ascii="Verdana" w:hAnsi="Verdana" w:eastAsia="Verdana" w:cs="Verdana"/>
          <w:sz w:val="18"/>
          <w:szCs w:val="18"/>
        </w:rPr>
        <w:t xml:space="preserve">There are always some missing values and anomalies that </w:t>
      </w:r>
      <w:r w:rsidRPr="5AE7D4DF" w:rsidR="7BC6714F">
        <w:rPr>
          <w:rFonts w:ascii="Verdana" w:hAnsi="Verdana" w:eastAsia="Verdana" w:cs="Verdana"/>
          <w:sz w:val="18"/>
          <w:szCs w:val="18"/>
        </w:rPr>
        <w:t>need</w:t>
      </w:r>
      <w:r w:rsidRPr="5AE7D4DF" w:rsidR="692B1CFE">
        <w:rPr>
          <w:rFonts w:ascii="Verdana" w:hAnsi="Verdana" w:eastAsia="Verdana" w:cs="Verdana"/>
          <w:sz w:val="18"/>
          <w:szCs w:val="18"/>
        </w:rPr>
        <w:t xml:space="preserve"> treating</w:t>
      </w:r>
      <w:r w:rsidRPr="5AE7D4DF" w:rsidR="00941B12">
        <w:rPr>
          <w:rFonts w:ascii="Verdana" w:hAnsi="Verdana" w:eastAsia="Verdana" w:cs="Verdana"/>
          <w:sz w:val="18"/>
          <w:szCs w:val="18"/>
        </w:rPr>
        <w:t>. F</w:t>
      </w:r>
      <w:r w:rsidRPr="5AE7D4DF" w:rsidR="692B1CFE">
        <w:rPr>
          <w:rFonts w:ascii="Verdana" w:hAnsi="Verdana" w:eastAsia="Verdana" w:cs="Verdana"/>
          <w:sz w:val="18"/>
          <w:szCs w:val="18"/>
        </w:rPr>
        <w:t xml:space="preserve">or this we used functions like </w:t>
      </w:r>
      <w:r w:rsidRPr="5AE7D4DF" w:rsidR="692B1CFE">
        <w:rPr>
          <w:rFonts w:ascii="Verdana" w:hAnsi="Verdana" w:eastAsia="Verdana" w:cs="Verdana"/>
          <w:i w:val="1"/>
          <w:iCs w:val="1"/>
          <w:sz w:val="18"/>
          <w:szCs w:val="18"/>
        </w:rPr>
        <w:t>df.isnull</w:t>
      </w:r>
      <w:r w:rsidRPr="5AE7D4DF" w:rsidR="692B1CFE">
        <w:rPr>
          <w:rFonts w:ascii="Verdana" w:hAnsi="Verdana" w:eastAsia="Verdana" w:cs="Verdana"/>
          <w:i w:val="1"/>
          <w:iCs w:val="1"/>
          <w:sz w:val="18"/>
          <w:szCs w:val="18"/>
        </w:rPr>
        <w:t>(</w:t>
      </w:r>
      <w:r w:rsidRPr="5AE7D4DF" w:rsidR="692B1CFE">
        <w:rPr>
          <w:rFonts w:ascii="Verdana" w:hAnsi="Verdana" w:eastAsia="Verdana" w:cs="Verdana"/>
          <w:i w:val="1"/>
          <w:iCs w:val="1"/>
          <w:sz w:val="18"/>
          <w:szCs w:val="18"/>
        </w:rPr>
        <w:t>).sum</w:t>
      </w:r>
      <w:r w:rsidRPr="5AE7D4DF" w:rsidR="692B1CFE">
        <w:rPr>
          <w:rFonts w:ascii="Verdana" w:hAnsi="Verdana" w:eastAsia="Verdana" w:cs="Verdana"/>
          <w:i w:val="1"/>
          <w:iCs w:val="1"/>
          <w:sz w:val="18"/>
          <w:szCs w:val="18"/>
        </w:rPr>
        <w:t>()</w:t>
      </w:r>
      <w:r w:rsidRPr="5AE7D4DF" w:rsidR="0687CC9A">
        <w:rPr>
          <w:rFonts w:ascii="Verdana" w:hAnsi="Verdana" w:eastAsia="Verdana" w:cs="Verdana"/>
          <w:sz w:val="18"/>
          <w:szCs w:val="18"/>
        </w:rPr>
        <w:t xml:space="preserve"> and more as shown in fig</w:t>
      </w:r>
      <w:r w:rsidRPr="5AE7D4DF" w:rsidR="4E8AE499">
        <w:rPr>
          <w:rFonts w:ascii="Verdana" w:hAnsi="Verdana" w:eastAsia="Verdana" w:cs="Verdana"/>
          <w:sz w:val="18"/>
          <w:szCs w:val="18"/>
        </w:rPr>
        <w:t>ure</w:t>
      </w:r>
      <w:r w:rsidRPr="5AE7D4DF" w:rsidR="0687CC9A">
        <w:rPr>
          <w:rFonts w:ascii="Verdana" w:hAnsi="Verdana" w:eastAsia="Verdana" w:cs="Verdana"/>
          <w:sz w:val="18"/>
          <w:szCs w:val="18"/>
        </w:rPr>
        <w:t xml:space="preserve"> 5 and fig</w:t>
      </w:r>
      <w:r w:rsidRPr="5AE7D4DF" w:rsidR="465AD72F">
        <w:rPr>
          <w:rFonts w:ascii="Verdana" w:hAnsi="Verdana" w:eastAsia="Verdana" w:cs="Verdana"/>
          <w:sz w:val="18"/>
          <w:szCs w:val="18"/>
        </w:rPr>
        <w:t>ure</w:t>
      </w:r>
      <w:r w:rsidRPr="5AE7D4DF" w:rsidR="0687CC9A">
        <w:rPr>
          <w:rFonts w:ascii="Verdana" w:hAnsi="Verdana" w:eastAsia="Verdana" w:cs="Verdana"/>
          <w:sz w:val="18"/>
          <w:szCs w:val="18"/>
        </w:rPr>
        <w:t xml:space="preserve"> 6. The treated output is shown in fig</w:t>
      </w:r>
      <w:r w:rsidRPr="5AE7D4DF" w:rsidR="5DF4DDD3">
        <w:rPr>
          <w:rFonts w:ascii="Verdana" w:hAnsi="Verdana" w:eastAsia="Verdana" w:cs="Verdana"/>
          <w:sz w:val="18"/>
          <w:szCs w:val="18"/>
        </w:rPr>
        <w:t>ure</w:t>
      </w:r>
      <w:r w:rsidRPr="5AE7D4DF" w:rsidR="0687CC9A">
        <w:rPr>
          <w:rFonts w:ascii="Verdana" w:hAnsi="Verdana" w:eastAsia="Verdana" w:cs="Verdana"/>
          <w:sz w:val="18"/>
          <w:szCs w:val="18"/>
        </w:rPr>
        <w:t xml:space="preserve"> 7 using </w:t>
      </w:r>
      <w:r w:rsidRPr="5AE7D4DF" w:rsidR="0687CC9A">
        <w:rPr>
          <w:rFonts w:ascii="Verdana" w:hAnsi="Verdana" w:eastAsia="Verdana" w:cs="Verdana"/>
          <w:i w:val="1"/>
          <w:iCs w:val="1"/>
          <w:sz w:val="18"/>
          <w:szCs w:val="18"/>
        </w:rPr>
        <w:t>df</w:t>
      </w:r>
      <w:r w:rsidRPr="5AE7D4DF" w:rsidR="0687CC9A">
        <w:rPr>
          <w:rFonts w:ascii="Verdana" w:hAnsi="Verdana" w:eastAsia="Verdana" w:cs="Verdana"/>
          <w:sz w:val="18"/>
          <w:szCs w:val="18"/>
        </w:rPr>
        <w:t xml:space="preserve"> as a display command. </w:t>
      </w:r>
    </w:p>
    <w:p w:rsidR="00941B12" w:rsidP="5AE7D4DF" w:rsidRDefault="00941B12" w14:paraId="5C282D22" w14:textId="0ABA550B">
      <w:pPr>
        <w:pStyle w:val="Normal"/>
        <w:spacing w:line="259" w:lineRule="auto"/>
        <w:rPr>
          <w:rFonts w:ascii="Verdana" w:hAnsi="Verdana"/>
          <w:sz w:val="18"/>
          <w:szCs w:val="18"/>
        </w:rPr>
      </w:pPr>
    </w:p>
    <w:p w:rsidR="0F95D5EE" w:rsidP="17EEFC43" w:rsidRDefault="0F95D5EE" w14:paraId="747E6EA2" w14:textId="718ACB80">
      <w:pPr>
        <w:spacing w:line="259" w:lineRule="auto"/>
        <w:jc w:val="both"/>
      </w:pPr>
      <w:r>
        <w:rPr>
          <w:noProof/>
          <w:color w:val="2B579A"/>
          <w:shd w:val="clear" w:color="auto" w:fill="E6E6E6"/>
        </w:rPr>
        <w:drawing>
          <wp:inline distT="0" distB="0" distL="0" distR="0" wp14:anchorId="19B933B4" wp14:editId="5BE23213">
            <wp:extent cx="3467100" cy="2522140"/>
            <wp:effectExtent l="0" t="0" r="0" b="0"/>
            <wp:docPr id="438916776" name="Picture 43891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16776"/>
                    <pic:cNvPicPr/>
                  </pic:nvPicPr>
                  <pic:blipFill>
                    <a:blip r:embed="rId20">
                      <a:extLst>
                        <a:ext uri="{28A0092B-C50C-407E-A947-70E740481C1C}">
                          <a14:useLocalDpi xmlns:a14="http://schemas.microsoft.com/office/drawing/2010/main" val="0"/>
                        </a:ext>
                      </a:extLst>
                    </a:blip>
                    <a:stretch>
                      <a:fillRect/>
                    </a:stretch>
                  </pic:blipFill>
                  <pic:spPr>
                    <a:xfrm>
                      <a:off x="0" y="0"/>
                      <a:ext cx="3467100" cy="2522140"/>
                    </a:xfrm>
                    <a:prstGeom prst="rect">
                      <a:avLst/>
                    </a:prstGeom>
                  </pic:spPr>
                </pic:pic>
              </a:graphicData>
            </a:graphic>
          </wp:inline>
        </w:drawing>
      </w:r>
    </w:p>
    <w:p w:rsidR="0F95D5EE" w:rsidP="17EEFC43" w:rsidRDefault="4FB808FE" w14:paraId="2B7A81BE" w14:textId="4F07D0BD">
      <w:pPr>
        <w:spacing w:line="259" w:lineRule="auto"/>
        <w:jc w:val="both"/>
        <w:rPr>
          <w:rFonts w:ascii="Verdana" w:hAnsi="Verdana" w:eastAsia="Verdana" w:cs="Verdana"/>
        </w:rPr>
      </w:pPr>
      <w:r w:rsidRPr="237EA8B6">
        <w:rPr>
          <w:rFonts w:ascii="Verdana" w:hAnsi="Verdana" w:eastAsia="Verdana" w:cs="Verdana"/>
          <w:sz w:val="18"/>
          <w:szCs w:val="18"/>
        </w:rPr>
        <w:t>Fig</w:t>
      </w:r>
      <w:r w:rsidRPr="237EA8B6" w:rsidR="00D5301F">
        <w:rPr>
          <w:rFonts w:ascii="Verdana" w:hAnsi="Verdana" w:eastAsia="Verdana" w:cs="Verdana"/>
          <w:sz w:val="18"/>
          <w:szCs w:val="18"/>
        </w:rPr>
        <w:t>ure 5:</w:t>
      </w:r>
      <w:r w:rsidRPr="237EA8B6" w:rsidR="00941B12">
        <w:rPr>
          <w:rFonts w:ascii="Verdana" w:hAnsi="Verdana" w:eastAsia="Verdana" w:cs="Verdana"/>
          <w:sz w:val="18"/>
          <w:szCs w:val="18"/>
        </w:rPr>
        <w:t xml:space="preserve"> Handling missing </w:t>
      </w:r>
      <w:proofErr w:type="gramStart"/>
      <w:r w:rsidRPr="237EA8B6" w:rsidR="00941B12">
        <w:rPr>
          <w:rFonts w:ascii="Verdana" w:hAnsi="Verdana" w:eastAsia="Verdana" w:cs="Verdana"/>
          <w:sz w:val="18"/>
          <w:szCs w:val="18"/>
        </w:rPr>
        <w:t>values</w:t>
      </w:r>
      <w:proofErr w:type="gramEnd"/>
    </w:p>
    <w:p w:rsidR="17EEFC43" w:rsidP="17EEFC43" w:rsidRDefault="17EEFC43" w14:paraId="03841DB4" w14:textId="688534EE">
      <w:pPr>
        <w:spacing w:line="259" w:lineRule="auto"/>
        <w:jc w:val="both"/>
        <w:rPr>
          <w:rFonts w:ascii="Verdana" w:hAnsi="Verdana"/>
          <w:sz w:val="18"/>
          <w:szCs w:val="18"/>
        </w:rPr>
      </w:pPr>
    </w:p>
    <w:p w:rsidR="0F95D5EE" w:rsidP="17EEFC43" w:rsidRDefault="0F95D5EE" w14:paraId="34F1E3AC" w14:textId="45963502">
      <w:pPr>
        <w:spacing w:line="259" w:lineRule="auto"/>
        <w:jc w:val="both"/>
      </w:pPr>
      <w:r>
        <w:rPr>
          <w:noProof/>
          <w:color w:val="2B579A"/>
          <w:shd w:val="clear" w:color="auto" w:fill="E6E6E6"/>
        </w:rPr>
        <w:drawing>
          <wp:inline distT="0" distB="0" distL="0" distR="0" wp14:anchorId="44D01D13" wp14:editId="78B6D2A6">
            <wp:extent cx="3429000" cy="2228868"/>
            <wp:effectExtent l="0" t="0" r="0" b="0"/>
            <wp:docPr id="248903190" name="Picture 24890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03190"/>
                    <pic:cNvPicPr/>
                  </pic:nvPicPr>
                  <pic:blipFill>
                    <a:blip r:embed="rId21">
                      <a:extLst>
                        <a:ext uri="{28A0092B-C50C-407E-A947-70E740481C1C}">
                          <a14:useLocalDpi xmlns:a14="http://schemas.microsoft.com/office/drawing/2010/main" val="0"/>
                        </a:ext>
                      </a:extLst>
                    </a:blip>
                    <a:srcRect b="19587"/>
                    <a:stretch>
                      <a:fillRect/>
                    </a:stretch>
                  </pic:blipFill>
                  <pic:spPr>
                    <a:xfrm>
                      <a:off x="0" y="0"/>
                      <a:ext cx="3429000" cy="2228868"/>
                    </a:xfrm>
                    <a:prstGeom prst="rect">
                      <a:avLst/>
                    </a:prstGeom>
                  </pic:spPr>
                </pic:pic>
              </a:graphicData>
            </a:graphic>
          </wp:inline>
        </w:drawing>
      </w:r>
    </w:p>
    <w:p w:rsidR="0F95D5EE" w:rsidP="17EEFC43" w:rsidRDefault="6712BFDE" w14:paraId="73D71493" w14:textId="4A96A9E7">
      <w:pPr>
        <w:spacing w:line="259" w:lineRule="auto"/>
        <w:jc w:val="both"/>
        <w:rPr>
          <w:rFonts w:ascii="Verdana" w:hAnsi="Verdana" w:eastAsia="Verdana" w:cs="Verdana"/>
        </w:rPr>
      </w:pPr>
      <w:r w:rsidRPr="237EA8B6">
        <w:rPr>
          <w:rFonts w:ascii="Verdana" w:hAnsi="Verdana" w:eastAsia="Verdana" w:cs="Verdana"/>
          <w:sz w:val="18"/>
          <w:szCs w:val="18"/>
        </w:rPr>
        <w:t>Fig</w:t>
      </w:r>
      <w:r w:rsidRPr="237EA8B6" w:rsidR="00D5301F">
        <w:rPr>
          <w:rFonts w:ascii="Verdana" w:hAnsi="Verdana" w:eastAsia="Verdana" w:cs="Verdana"/>
          <w:sz w:val="18"/>
          <w:szCs w:val="18"/>
        </w:rPr>
        <w:t>ure 6:</w:t>
      </w:r>
      <w:r w:rsidRPr="237EA8B6" w:rsidR="00941B12">
        <w:rPr>
          <w:rFonts w:ascii="Verdana" w:hAnsi="Verdana" w:eastAsia="Verdana" w:cs="Verdana"/>
          <w:sz w:val="18"/>
          <w:szCs w:val="18"/>
        </w:rPr>
        <w:t xml:space="preserve"> Handling duplicated </w:t>
      </w:r>
      <w:proofErr w:type="gramStart"/>
      <w:r w:rsidRPr="237EA8B6" w:rsidR="00941B12">
        <w:rPr>
          <w:rFonts w:ascii="Verdana" w:hAnsi="Verdana" w:eastAsia="Verdana" w:cs="Verdana"/>
          <w:sz w:val="18"/>
          <w:szCs w:val="18"/>
        </w:rPr>
        <w:t>rows</w:t>
      </w:r>
      <w:proofErr w:type="gramEnd"/>
    </w:p>
    <w:p w:rsidR="17EEFC43" w:rsidP="5AE7D4DF" w:rsidRDefault="17EEFC43" w14:paraId="5639E386" w14:textId="3F8D5B62">
      <w:pPr>
        <w:pStyle w:val="Normal"/>
        <w:spacing w:line="259" w:lineRule="auto"/>
        <w:jc w:val="both"/>
        <w:rPr>
          <w:rFonts w:ascii="Verdana" w:hAnsi="Verdana"/>
          <w:sz w:val="18"/>
          <w:szCs w:val="18"/>
        </w:rPr>
      </w:pPr>
    </w:p>
    <w:p w:rsidR="0F95D5EE" w:rsidP="17EEFC43" w:rsidRDefault="0F95D5EE" w14:paraId="6A68DA72" w14:textId="208808EA">
      <w:pPr>
        <w:spacing w:line="259" w:lineRule="auto"/>
        <w:jc w:val="both"/>
      </w:pPr>
      <w:r>
        <w:rPr>
          <w:noProof/>
          <w:color w:val="2B579A"/>
          <w:shd w:val="clear" w:color="auto" w:fill="E6E6E6"/>
        </w:rPr>
        <w:drawing>
          <wp:inline distT="0" distB="0" distL="0" distR="0" wp14:anchorId="1E69F183" wp14:editId="6D104CBA">
            <wp:extent cx="3409950" cy="2143125"/>
            <wp:effectExtent l="0" t="0" r="0" b="0"/>
            <wp:docPr id="1050440793" name="Picture 105044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9950" cy="2143125"/>
                    </a:xfrm>
                    <a:prstGeom prst="rect">
                      <a:avLst/>
                    </a:prstGeom>
                  </pic:spPr>
                </pic:pic>
              </a:graphicData>
            </a:graphic>
          </wp:inline>
        </w:drawing>
      </w:r>
    </w:p>
    <w:p w:rsidR="0F95D5EE" w:rsidP="79B5E25B" w:rsidRDefault="230A34C7" w14:paraId="46FE6D1F" w14:textId="3C7FBD33">
      <w:pPr>
        <w:spacing w:line="259" w:lineRule="auto"/>
        <w:jc w:val="both"/>
        <w:rPr>
          <w:rFonts w:ascii="Verdana" w:hAnsi="Verdana" w:eastAsia="Verdana" w:cs="Verdana"/>
          <w:sz w:val="18"/>
          <w:szCs w:val="18"/>
        </w:rPr>
      </w:pPr>
      <w:r w:rsidRPr="5AE7D4DF" w:rsidR="230A34C7">
        <w:rPr>
          <w:rFonts w:ascii="Verdana" w:hAnsi="Verdana" w:eastAsia="Verdana" w:cs="Verdana"/>
          <w:sz w:val="18"/>
          <w:szCs w:val="18"/>
        </w:rPr>
        <w:t>Fig</w:t>
      </w:r>
      <w:r w:rsidRPr="5AE7D4DF" w:rsidR="00D5301F">
        <w:rPr>
          <w:rFonts w:ascii="Verdana" w:hAnsi="Verdana" w:eastAsia="Verdana" w:cs="Verdana"/>
          <w:sz w:val="18"/>
          <w:szCs w:val="18"/>
        </w:rPr>
        <w:t>ure 7:</w:t>
      </w:r>
      <w:r w:rsidRPr="5AE7D4DF" w:rsidR="393677AD">
        <w:rPr>
          <w:rFonts w:ascii="Verdana" w:hAnsi="Verdana" w:eastAsia="Verdana" w:cs="Verdana"/>
          <w:sz w:val="18"/>
          <w:szCs w:val="18"/>
        </w:rPr>
        <w:t xml:space="preserve"> </w:t>
      </w:r>
      <w:r w:rsidRPr="5AE7D4DF" w:rsidR="393677AD">
        <w:rPr>
          <w:rFonts w:ascii="Verdana" w:hAnsi="Verdana" w:eastAsia="Verdana" w:cs="Verdana"/>
          <w:sz w:val="18"/>
          <w:szCs w:val="18"/>
        </w:rPr>
        <w:t>Output</w:t>
      </w:r>
      <w:r w:rsidRPr="5AE7D4DF" w:rsidR="393677AD">
        <w:rPr>
          <w:rFonts w:ascii="Verdana" w:hAnsi="Verdana" w:eastAsia="Verdana" w:cs="Verdana"/>
          <w:sz w:val="18"/>
          <w:szCs w:val="18"/>
        </w:rPr>
        <w:t xml:space="preserve"> </w:t>
      </w:r>
      <w:r w:rsidRPr="5AE7D4DF" w:rsidR="271740AB">
        <w:rPr>
          <w:rFonts w:ascii="Verdana" w:hAnsi="Verdana" w:eastAsia="Verdana" w:cs="Verdana"/>
          <w:sz w:val="18"/>
          <w:szCs w:val="18"/>
        </w:rPr>
        <w:t>of the data after handling duplicates</w:t>
      </w:r>
    </w:p>
    <w:p w:rsidR="00941B12" w:rsidP="79B5E25B" w:rsidRDefault="00941B12" w14:paraId="33157F4B" w14:textId="77777777">
      <w:pPr>
        <w:spacing w:line="259" w:lineRule="auto"/>
        <w:jc w:val="both"/>
        <w:rPr>
          <w:rFonts w:ascii="Verdana" w:hAnsi="Verdana" w:eastAsia="Verdana" w:cs="Verdana"/>
          <w:sz w:val="18"/>
          <w:szCs w:val="18"/>
        </w:rPr>
      </w:pPr>
    </w:p>
    <w:p w:rsidR="00941B12" w:rsidP="79B5E25B" w:rsidRDefault="2292E3F6" w14:paraId="3E3239F4" w14:textId="3CDA25BB">
      <w:pPr>
        <w:spacing w:line="259" w:lineRule="auto"/>
        <w:jc w:val="both"/>
        <w:rPr>
          <w:rFonts w:ascii="Verdana" w:hAnsi="Verdana" w:eastAsia="Verdana" w:cs="Verdana"/>
          <w:sz w:val="18"/>
          <w:szCs w:val="18"/>
        </w:rPr>
      </w:pPr>
      <w:r w:rsidRPr="5AE7D4DF" w:rsidR="2292E3F6">
        <w:rPr>
          <w:rFonts w:ascii="Verdana" w:hAnsi="Verdana" w:eastAsia="Verdana" w:cs="Verdana"/>
          <w:sz w:val="18"/>
          <w:szCs w:val="18"/>
        </w:rPr>
        <w:t xml:space="preserve">5) </w:t>
      </w:r>
      <w:r w:rsidRPr="5AE7D4DF" w:rsidR="00941B12">
        <w:rPr>
          <w:rFonts w:ascii="Verdana" w:hAnsi="Verdana" w:eastAsia="Verdana" w:cs="Verdana"/>
          <w:sz w:val="18"/>
          <w:szCs w:val="18"/>
        </w:rPr>
        <w:t xml:space="preserve">On </w:t>
      </w:r>
      <w:r w:rsidRPr="5AE7D4DF" w:rsidR="00D5301F">
        <w:rPr>
          <w:rFonts w:ascii="Verdana" w:hAnsi="Verdana" w:eastAsia="Verdana" w:cs="Verdana"/>
          <w:sz w:val="18"/>
          <w:szCs w:val="18"/>
        </w:rPr>
        <w:t>Figure 8</w:t>
      </w:r>
      <w:r w:rsidRPr="5AE7D4DF" w:rsidR="00941B12">
        <w:rPr>
          <w:rFonts w:ascii="Verdana" w:hAnsi="Verdana" w:eastAsia="Verdana" w:cs="Verdana"/>
          <w:sz w:val="18"/>
          <w:szCs w:val="18"/>
        </w:rPr>
        <w:t xml:space="preserve"> we show how the data type for </w:t>
      </w:r>
      <w:r w:rsidRPr="5AE7D4DF" w:rsidR="48A88057">
        <w:rPr>
          <w:rFonts w:ascii="Verdana" w:hAnsi="Verdana" w:eastAsia="Verdana" w:cs="Verdana"/>
          <w:sz w:val="18"/>
          <w:szCs w:val="18"/>
        </w:rPr>
        <w:t>‘</w:t>
      </w:r>
      <w:r w:rsidRPr="5AE7D4DF" w:rsidR="00941B12">
        <w:rPr>
          <w:rFonts w:ascii="Verdana" w:hAnsi="Verdana" w:eastAsia="Verdana" w:cs="Verdana"/>
          <w:sz w:val="18"/>
          <w:szCs w:val="18"/>
        </w:rPr>
        <w:t>Mileage</w:t>
      </w:r>
      <w:r w:rsidRPr="5AE7D4DF" w:rsidR="1BC11C75">
        <w:rPr>
          <w:rFonts w:ascii="Verdana" w:hAnsi="Verdana" w:eastAsia="Verdana" w:cs="Verdana"/>
          <w:sz w:val="18"/>
          <w:szCs w:val="18"/>
        </w:rPr>
        <w:t>’</w:t>
      </w:r>
      <w:r w:rsidRPr="5AE7D4DF" w:rsidR="00941B12">
        <w:rPr>
          <w:rFonts w:ascii="Verdana" w:hAnsi="Verdana" w:eastAsia="Verdana" w:cs="Verdana"/>
          <w:sz w:val="18"/>
          <w:szCs w:val="18"/>
        </w:rPr>
        <w:t xml:space="preserve">, </w:t>
      </w:r>
      <w:r w:rsidRPr="5AE7D4DF" w:rsidR="1BC11C75">
        <w:rPr>
          <w:rFonts w:ascii="Verdana" w:hAnsi="Verdana" w:eastAsia="Verdana" w:cs="Verdana"/>
          <w:sz w:val="18"/>
          <w:szCs w:val="18"/>
        </w:rPr>
        <w:t>‘</w:t>
      </w:r>
      <w:r w:rsidRPr="5AE7D4DF" w:rsidR="00941B12">
        <w:rPr>
          <w:rFonts w:ascii="Verdana" w:hAnsi="Verdana" w:eastAsia="Verdana" w:cs="Verdana"/>
          <w:sz w:val="18"/>
          <w:szCs w:val="18"/>
        </w:rPr>
        <w:t>Engine</w:t>
      </w:r>
      <w:r w:rsidRPr="5AE7D4DF" w:rsidR="35B03D66">
        <w:rPr>
          <w:rFonts w:ascii="Verdana" w:hAnsi="Verdana" w:eastAsia="Verdana" w:cs="Verdana"/>
          <w:sz w:val="18"/>
          <w:szCs w:val="18"/>
        </w:rPr>
        <w:t>’</w:t>
      </w:r>
      <w:r w:rsidRPr="5AE7D4DF" w:rsidR="00941B12">
        <w:rPr>
          <w:rFonts w:ascii="Verdana" w:hAnsi="Verdana" w:eastAsia="Verdana" w:cs="Verdana"/>
          <w:sz w:val="18"/>
          <w:szCs w:val="18"/>
        </w:rPr>
        <w:t xml:space="preserve"> and </w:t>
      </w:r>
      <w:r w:rsidRPr="5AE7D4DF" w:rsidR="66F59CE5">
        <w:rPr>
          <w:rFonts w:ascii="Verdana" w:hAnsi="Verdana" w:eastAsia="Verdana" w:cs="Verdana"/>
          <w:sz w:val="18"/>
          <w:szCs w:val="18"/>
        </w:rPr>
        <w:t>‘</w:t>
      </w:r>
      <w:r w:rsidRPr="5AE7D4DF" w:rsidR="00941B12">
        <w:rPr>
          <w:rFonts w:ascii="Verdana" w:hAnsi="Verdana" w:eastAsia="Verdana" w:cs="Verdana"/>
          <w:sz w:val="18"/>
          <w:szCs w:val="18"/>
        </w:rPr>
        <w:t>Power</w:t>
      </w:r>
      <w:r w:rsidRPr="5AE7D4DF" w:rsidR="6FCA22F5">
        <w:rPr>
          <w:rFonts w:ascii="Verdana" w:hAnsi="Verdana" w:eastAsia="Verdana" w:cs="Verdana"/>
          <w:sz w:val="18"/>
          <w:szCs w:val="18"/>
        </w:rPr>
        <w:t>’</w:t>
      </w:r>
      <w:r w:rsidRPr="5AE7D4DF" w:rsidR="00941B12">
        <w:rPr>
          <w:rFonts w:ascii="Verdana" w:hAnsi="Verdana" w:eastAsia="Verdana" w:cs="Verdana"/>
          <w:sz w:val="18"/>
          <w:szCs w:val="18"/>
        </w:rPr>
        <w:t xml:space="preserve"> columns is fixed. They should be float instead of object. This could be achieved by removing the units (</w:t>
      </w:r>
      <w:r w:rsidRPr="5AE7D4DF" w:rsidR="3B7BD36C">
        <w:rPr>
          <w:rFonts w:ascii="Verdana" w:hAnsi="Verdana" w:eastAsia="Verdana" w:cs="Verdana"/>
          <w:sz w:val="18"/>
          <w:szCs w:val="18"/>
        </w:rPr>
        <w:t>kmpl,</w:t>
      </w:r>
      <w:r w:rsidRPr="5AE7D4DF" w:rsidR="00941B12">
        <w:rPr>
          <w:rFonts w:ascii="Verdana" w:hAnsi="Verdana" w:eastAsia="Verdana" w:cs="Verdana"/>
          <w:sz w:val="18"/>
          <w:szCs w:val="18"/>
        </w:rPr>
        <w:t xml:space="preserve"> </w:t>
      </w:r>
      <w:r w:rsidRPr="5AE7D4DF" w:rsidR="62402A9B">
        <w:rPr>
          <w:rFonts w:ascii="Verdana" w:hAnsi="Verdana" w:eastAsia="Verdana" w:cs="Verdana"/>
          <w:sz w:val="18"/>
          <w:szCs w:val="18"/>
        </w:rPr>
        <w:t>cc,</w:t>
      </w:r>
      <w:r w:rsidRPr="5AE7D4DF" w:rsidR="00941B12">
        <w:rPr>
          <w:rFonts w:ascii="Verdana" w:hAnsi="Verdana" w:eastAsia="Verdana" w:cs="Verdana"/>
          <w:sz w:val="18"/>
          <w:szCs w:val="18"/>
        </w:rPr>
        <w:t xml:space="preserve"> bhp).</w:t>
      </w:r>
    </w:p>
    <w:p w:rsidR="17EEFC43" w:rsidP="17EEFC43" w:rsidRDefault="17EEFC43" w14:paraId="08C0DC0D" w14:textId="266AD48B">
      <w:pPr>
        <w:spacing w:line="259" w:lineRule="auto"/>
        <w:jc w:val="both"/>
        <w:rPr>
          <w:rFonts w:ascii="Verdana" w:hAnsi="Verdana"/>
          <w:sz w:val="18"/>
          <w:szCs w:val="18"/>
        </w:rPr>
      </w:pPr>
    </w:p>
    <w:p w:rsidR="0F95D5EE" w:rsidP="17EEFC43" w:rsidRDefault="0F95D5EE" w14:paraId="413E6076" w14:textId="61800444">
      <w:pPr>
        <w:spacing w:line="259" w:lineRule="auto"/>
        <w:jc w:val="both"/>
      </w:pPr>
      <w:r>
        <w:rPr>
          <w:noProof/>
          <w:color w:val="2B579A"/>
          <w:shd w:val="clear" w:color="auto" w:fill="E6E6E6"/>
        </w:rPr>
        <w:drawing>
          <wp:inline distT="0" distB="0" distL="0" distR="0" wp14:anchorId="5C9A3A5D" wp14:editId="5AFE38A0">
            <wp:extent cx="3381375" cy="733430"/>
            <wp:effectExtent l="0" t="0" r="0" b="0"/>
            <wp:docPr id="813423501" name="Picture 81342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423501"/>
                    <pic:cNvPicPr/>
                  </pic:nvPicPr>
                  <pic:blipFill>
                    <a:blip r:embed="rId23" cstate="print">
                      <a:extLst>
                        <a:ext uri="{28A0092B-C50C-407E-A947-70E740481C1C}">
                          <a14:useLocalDpi xmlns:a14="http://schemas.microsoft.com/office/drawing/2010/main" val="0"/>
                        </a:ext>
                      </a:extLst>
                    </a:blip>
                    <a:srcRect b="25961"/>
                    <a:stretch>
                      <a:fillRect/>
                    </a:stretch>
                  </pic:blipFill>
                  <pic:spPr>
                    <a:xfrm>
                      <a:off x="0" y="0"/>
                      <a:ext cx="3381375" cy="733430"/>
                    </a:xfrm>
                    <a:prstGeom prst="rect">
                      <a:avLst/>
                    </a:prstGeom>
                  </pic:spPr>
                </pic:pic>
              </a:graphicData>
            </a:graphic>
          </wp:inline>
        </w:drawing>
      </w:r>
    </w:p>
    <w:p w:rsidR="0F95D5EE" w:rsidP="17EEFC43" w:rsidRDefault="0013794C" w14:paraId="7F8A6522" w14:textId="2102D469">
      <w:pPr>
        <w:spacing w:line="259" w:lineRule="auto"/>
        <w:jc w:val="both"/>
        <w:rPr>
          <w:rFonts w:ascii="Verdana" w:hAnsi="Verdana" w:eastAsia="Verdana" w:cs="Verdana"/>
          <w:sz w:val="18"/>
          <w:szCs w:val="18"/>
        </w:rPr>
      </w:pPr>
      <w:r w:rsidRPr="237EA8B6">
        <w:rPr>
          <w:rFonts w:ascii="Verdana" w:hAnsi="Verdana" w:eastAsia="Verdana" w:cs="Verdana"/>
          <w:sz w:val="18"/>
          <w:szCs w:val="18"/>
        </w:rPr>
        <w:t>Figure 8:</w:t>
      </w:r>
      <w:r w:rsidRPr="237EA8B6" w:rsidR="00941B12">
        <w:rPr>
          <w:rFonts w:ascii="Verdana" w:hAnsi="Verdana" w:eastAsia="Verdana" w:cs="Verdana"/>
          <w:sz w:val="18"/>
          <w:szCs w:val="18"/>
        </w:rPr>
        <w:t xml:space="preserve"> Fixing data type for three columns.</w:t>
      </w:r>
    </w:p>
    <w:p w:rsidR="00941B12" w:rsidP="17EEFC43" w:rsidRDefault="00941B12" w14:paraId="3EC4610A" w14:textId="1235D93D">
      <w:pPr>
        <w:spacing w:line="259" w:lineRule="auto"/>
        <w:jc w:val="both"/>
        <w:rPr>
          <w:rFonts w:ascii="Verdana" w:hAnsi="Verdana" w:eastAsia="Verdana" w:cs="Verdana"/>
          <w:sz w:val="18"/>
          <w:szCs w:val="18"/>
        </w:rPr>
      </w:pPr>
    </w:p>
    <w:p w:rsidR="00941B12" w:rsidP="17EEFC43" w:rsidRDefault="00941B12" w14:paraId="612D857C" w14:textId="617323DD">
      <w:pPr>
        <w:spacing w:line="259" w:lineRule="auto"/>
        <w:jc w:val="both"/>
        <w:rPr>
          <w:rFonts w:ascii="Verdana" w:hAnsi="Verdana" w:eastAsia="Verdana" w:cs="Verdana"/>
        </w:rPr>
      </w:pPr>
      <w:r w:rsidRPr="5AE7D4DF" w:rsidR="00941B12">
        <w:rPr>
          <w:rFonts w:ascii="Verdana" w:hAnsi="Verdana" w:eastAsia="Verdana" w:cs="Verdana"/>
          <w:sz w:val="18"/>
          <w:szCs w:val="18"/>
        </w:rPr>
        <w:t xml:space="preserve">The output is shown </w:t>
      </w:r>
      <w:r w:rsidRPr="5AE7D4DF" w:rsidR="38416BAD">
        <w:rPr>
          <w:rFonts w:ascii="Verdana" w:hAnsi="Verdana" w:eastAsia="Verdana" w:cs="Verdana"/>
          <w:sz w:val="18"/>
          <w:szCs w:val="18"/>
        </w:rPr>
        <w:t>in</w:t>
      </w:r>
      <w:r w:rsidRPr="5AE7D4DF" w:rsidR="00941B12">
        <w:rPr>
          <w:rFonts w:ascii="Verdana" w:hAnsi="Verdana" w:eastAsia="Verdana" w:cs="Verdana"/>
          <w:sz w:val="18"/>
          <w:szCs w:val="18"/>
        </w:rPr>
        <w:t xml:space="preserve"> </w:t>
      </w:r>
      <w:r w:rsidRPr="5AE7D4DF" w:rsidR="0013794C">
        <w:rPr>
          <w:rFonts w:ascii="Verdana" w:hAnsi="Verdana" w:eastAsia="Verdana" w:cs="Verdana"/>
          <w:sz w:val="18"/>
          <w:szCs w:val="18"/>
        </w:rPr>
        <w:t>Figure 9</w:t>
      </w:r>
      <w:r w:rsidRPr="5AE7D4DF" w:rsidR="00941B12">
        <w:rPr>
          <w:rFonts w:ascii="Verdana" w:hAnsi="Verdana" w:eastAsia="Verdana" w:cs="Verdana"/>
          <w:sz w:val="18"/>
          <w:szCs w:val="18"/>
        </w:rPr>
        <w:t>.</w:t>
      </w:r>
    </w:p>
    <w:p w:rsidR="17EEFC43" w:rsidP="17EEFC43" w:rsidRDefault="17EEFC43" w14:paraId="5768A1FA" w14:textId="27FAFC94">
      <w:pPr>
        <w:spacing w:line="259" w:lineRule="auto"/>
        <w:jc w:val="both"/>
        <w:rPr>
          <w:rFonts w:ascii="Verdana" w:hAnsi="Verdana"/>
          <w:sz w:val="18"/>
          <w:szCs w:val="18"/>
        </w:rPr>
      </w:pPr>
    </w:p>
    <w:p w:rsidR="0F95D5EE" w:rsidP="17EEFC43" w:rsidRDefault="0F95D5EE" w14:paraId="531738D3" w14:textId="44A693C9">
      <w:pPr>
        <w:spacing w:line="259" w:lineRule="auto"/>
        <w:jc w:val="both"/>
      </w:pPr>
      <w:r>
        <w:rPr>
          <w:noProof/>
          <w:color w:val="2B579A"/>
          <w:shd w:val="clear" w:color="auto" w:fill="E6E6E6"/>
        </w:rPr>
        <w:lastRenderedPageBreak/>
        <w:drawing>
          <wp:inline distT="0" distB="0" distL="0" distR="0" wp14:anchorId="41316A90" wp14:editId="2A520674">
            <wp:extent cx="3343275" cy="1781175"/>
            <wp:effectExtent l="0" t="0" r="0" b="0"/>
            <wp:docPr id="607918762" name="Picture 607918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918762"/>
                    <pic:cNvPicPr/>
                  </pic:nvPicPr>
                  <pic:blipFill>
                    <a:blip r:embed="rId24">
                      <a:extLst>
                        <a:ext uri="{28A0092B-C50C-407E-A947-70E740481C1C}">
                          <a14:useLocalDpi xmlns:a14="http://schemas.microsoft.com/office/drawing/2010/main" val="0"/>
                        </a:ext>
                      </a:extLst>
                    </a:blip>
                    <a:stretch>
                      <a:fillRect/>
                    </a:stretch>
                  </pic:blipFill>
                  <pic:spPr>
                    <a:xfrm>
                      <a:off x="0" y="0"/>
                      <a:ext cx="3343275" cy="1781175"/>
                    </a:xfrm>
                    <a:prstGeom prst="rect">
                      <a:avLst/>
                    </a:prstGeom>
                  </pic:spPr>
                </pic:pic>
              </a:graphicData>
            </a:graphic>
          </wp:inline>
        </w:drawing>
      </w:r>
    </w:p>
    <w:p w:rsidR="0F95D5EE" w:rsidP="17EEFC43" w:rsidRDefault="0013794C" w14:paraId="08EC81BE" w14:textId="05FF6072">
      <w:pPr>
        <w:spacing w:line="259" w:lineRule="auto"/>
        <w:jc w:val="both"/>
        <w:rPr>
          <w:rFonts w:ascii="Verdana" w:hAnsi="Verdana" w:eastAsia="Verdana" w:cs="Verdana"/>
          <w:sz w:val="18"/>
          <w:szCs w:val="18"/>
        </w:rPr>
      </w:pPr>
      <w:r w:rsidRPr="5AE7D4DF" w:rsidR="0013794C">
        <w:rPr>
          <w:rFonts w:ascii="Verdana" w:hAnsi="Verdana" w:eastAsia="Verdana" w:cs="Verdana"/>
          <w:sz w:val="18"/>
          <w:szCs w:val="18"/>
        </w:rPr>
        <w:t>Figure 9:</w:t>
      </w:r>
      <w:r w:rsidRPr="5AE7D4DF" w:rsidR="00941B12">
        <w:rPr>
          <w:rFonts w:ascii="Verdana" w:hAnsi="Verdana" w:eastAsia="Verdana" w:cs="Verdana"/>
          <w:sz w:val="18"/>
          <w:szCs w:val="18"/>
        </w:rPr>
        <w:t xml:space="preserve"> Output </w:t>
      </w:r>
      <w:r w:rsidRPr="5AE7D4DF" w:rsidR="6BE98C37">
        <w:rPr>
          <w:rFonts w:ascii="Verdana" w:hAnsi="Verdana" w:eastAsia="Verdana" w:cs="Verdana"/>
          <w:sz w:val="18"/>
          <w:szCs w:val="18"/>
        </w:rPr>
        <w:t xml:space="preserve">of the data after </w:t>
      </w:r>
      <w:r w:rsidRPr="5AE7D4DF" w:rsidR="6BE98C37">
        <w:rPr>
          <w:rFonts w:ascii="Verdana" w:hAnsi="Verdana" w:eastAsia="Verdana" w:cs="Verdana"/>
          <w:sz w:val="18"/>
          <w:szCs w:val="18"/>
        </w:rPr>
        <w:t>fixing</w:t>
      </w:r>
      <w:r w:rsidRPr="5AE7D4DF" w:rsidR="6BE98C37">
        <w:rPr>
          <w:rFonts w:ascii="Verdana" w:hAnsi="Verdana" w:eastAsia="Verdana" w:cs="Verdana"/>
          <w:sz w:val="18"/>
          <w:szCs w:val="18"/>
        </w:rPr>
        <w:t xml:space="preserve"> the data types</w:t>
      </w:r>
    </w:p>
    <w:p w:rsidR="008C0897" w:rsidP="17EEFC43" w:rsidRDefault="008C0897" w14:paraId="524AB024" w14:textId="77777777">
      <w:pPr>
        <w:spacing w:line="259" w:lineRule="auto"/>
        <w:jc w:val="both"/>
        <w:rPr>
          <w:rFonts w:ascii="Verdana" w:hAnsi="Verdana" w:eastAsia="Verdana" w:cs="Verdana"/>
          <w:sz w:val="18"/>
          <w:szCs w:val="18"/>
        </w:rPr>
      </w:pPr>
    </w:p>
    <w:p w:rsidR="008C0897" w:rsidP="17EEFC43" w:rsidRDefault="7FAC22B5" w14:paraId="72D075A1" w14:textId="7D5EBE4C">
      <w:pPr>
        <w:spacing w:line="259" w:lineRule="auto"/>
        <w:jc w:val="both"/>
        <w:rPr>
          <w:rFonts w:ascii="Verdana" w:hAnsi="Verdana" w:eastAsia="Verdana" w:cs="Verdana"/>
        </w:rPr>
      </w:pPr>
      <w:r w:rsidRPr="5AE7D4DF" w:rsidR="7FAC22B5">
        <w:rPr>
          <w:rFonts w:ascii="Verdana" w:hAnsi="Verdana" w:eastAsia="Verdana" w:cs="Verdana"/>
          <w:sz w:val="18"/>
          <w:szCs w:val="18"/>
        </w:rPr>
        <w:t xml:space="preserve">6) </w:t>
      </w:r>
      <w:r w:rsidRPr="5AE7D4DF" w:rsidR="008C0897">
        <w:rPr>
          <w:rFonts w:ascii="Verdana" w:hAnsi="Verdana" w:eastAsia="Verdana" w:cs="Verdana"/>
          <w:sz w:val="18"/>
          <w:szCs w:val="18"/>
        </w:rPr>
        <w:t>Two columns were dropped as they are not needed for analysis (</w:t>
      </w:r>
      <w:r w:rsidRPr="5AE7D4DF" w:rsidR="008C0897">
        <w:rPr>
          <w:rFonts w:ascii="Verdana" w:hAnsi="Verdana" w:eastAsia="Verdana" w:cs="Verdana"/>
          <w:sz w:val="18"/>
          <w:szCs w:val="18"/>
        </w:rPr>
        <w:t>Fig</w:t>
      </w:r>
      <w:r w:rsidRPr="5AE7D4DF" w:rsidR="6B0004B4">
        <w:rPr>
          <w:rFonts w:ascii="Verdana" w:hAnsi="Verdana" w:eastAsia="Verdana" w:cs="Verdana"/>
          <w:sz w:val="18"/>
          <w:szCs w:val="18"/>
        </w:rPr>
        <w:t>ure</w:t>
      </w:r>
      <w:r w:rsidRPr="5AE7D4DF" w:rsidR="008C0897">
        <w:rPr>
          <w:rFonts w:ascii="Verdana" w:hAnsi="Verdana" w:eastAsia="Verdana" w:cs="Verdana"/>
          <w:sz w:val="18"/>
          <w:szCs w:val="18"/>
        </w:rPr>
        <w:t xml:space="preserve"> </w:t>
      </w:r>
      <w:r w:rsidRPr="5AE7D4DF" w:rsidR="70C7EB27">
        <w:rPr>
          <w:rFonts w:ascii="Verdana" w:hAnsi="Verdana" w:eastAsia="Verdana" w:cs="Verdana"/>
          <w:sz w:val="18"/>
          <w:szCs w:val="18"/>
        </w:rPr>
        <w:t>10</w:t>
      </w:r>
      <w:r w:rsidRPr="5AE7D4DF" w:rsidR="008C0897">
        <w:rPr>
          <w:rFonts w:ascii="Verdana" w:hAnsi="Verdana" w:eastAsia="Verdana" w:cs="Verdana"/>
          <w:sz w:val="18"/>
          <w:szCs w:val="18"/>
        </w:rPr>
        <w:t xml:space="preserve">). The output is displayed </w:t>
      </w:r>
      <w:r w:rsidRPr="5AE7D4DF" w:rsidR="12771593">
        <w:rPr>
          <w:rFonts w:ascii="Verdana" w:hAnsi="Verdana" w:eastAsia="Verdana" w:cs="Verdana"/>
          <w:sz w:val="18"/>
          <w:szCs w:val="18"/>
        </w:rPr>
        <w:t>in</w:t>
      </w:r>
      <w:r w:rsidRPr="5AE7D4DF" w:rsidR="008C0897">
        <w:rPr>
          <w:rFonts w:ascii="Verdana" w:hAnsi="Verdana" w:eastAsia="Verdana" w:cs="Verdana"/>
          <w:sz w:val="18"/>
          <w:szCs w:val="18"/>
        </w:rPr>
        <w:t xml:space="preserve"> Fig</w:t>
      </w:r>
      <w:r w:rsidRPr="5AE7D4DF" w:rsidR="67E52CFF">
        <w:rPr>
          <w:rFonts w:ascii="Verdana" w:hAnsi="Verdana" w:eastAsia="Verdana" w:cs="Verdana"/>
          <w:sz w:val="18"/>
          <w:szCs w:val="18"/>
        </w:rPr>
        <w:t>ure</w:t>
      </w:r>
      <w:r w:rsidRPr="5AE7D4DF" w:rsidR="008C0897">
        <w:rPr>
          <w:rFonts w:ascii="Verdana" w:hAnsi="Verdana" w:eastAsia="Verdana" w:cs="Verdana"/>
          <w:sz w:val="18"/>
          <w:szCs w:val="18"/>
        </w:rPr>
        <w:t xml:space="preserve"> 1</w:t>
      </w:r>
      <w:r w:rsidRPr="5AE7D4DF" w:rsidR="0DB95A1A">
        <w:rPr>
          <w:rFonts w:ascii="Verdana" w:hAnsi="Verdana" w:eastAsia="Verdana" w:cs="Verdana"/>
          <w:sz w:val="18"/>
          <w:szCs w:val="18"/>
        </w:rPr>
        <w:t>1</w:t>
      </w:r>
      <w:r w:rsidRPr="5AE7D4DF" w:rsidR="008C0897">
        <w:rPr>
          <w:rFonts w:ascii="Verdana" w:hAnsi="Verdana" w:eastAsia="Verdana" w:cs="Verdana"/>
          <w:sz w:val="18"/>
          <w:szCs w:val="18"/>
        </w:rPr>
        <w:t>.</w:t>
      </w:r>
    </w:p>
    <w:p w:rsidR="17EEFC43" w:rsidP="17EEFC43" w:rsidRDefault="17EEFC43" w14:paraId="625B1CB3" w14:textId="773BC482">
      <w:pPr>
        <w:spacing w:line="259" w:lineRule="auto"/>
        <w:jc w:val="both"/>
        <w:rPr>
          <w:rFonts w:ascii="Verdana" w:hAnsi="Verdana"/>
          <w:sz w:val="18"/>
          <w:szCs w:val="18"/>
        </w:rPr>
      </w:pPr>
    </w:p>
    <w:p w:rsidRPr="008C0897" w:rsidR="0F95D5EE" w:rsidP="17EEFC43" w:rsidRDefault="0F95D5EE" w14:paraId="70249069" w14:textId="06996715">
      <w:pPr>
        <w:spacing w:line="259" w:lineRule="auto"/>
        <w:jc w:val="both"/>
      </w:pPr>
      <w:r>
        <w:rPr>
          <w:noProof/>
          <w:color w:val="2B579A"/>
          <w:shd w:val="clear" w:color="auto" w:fill="E6E6E6"/>
        </w:rPr>
        <w:drawing>
          <wp:inline distT="0" distB="0" distL="0" distR="0" wp14:anchorId="58DA5B8B" wp14:editId="3654E3A2">
            <wp:extent cx="3295666" cy="673292"/>
            <wp:effectExtent l="0" t="0" r="0" b="0"/>
            <wp:docPr id="543394390" name="Picture 54339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394390"/>
                    <pic:cNvPicPr/>
                  </pic:nvPicPr>
                  <pic:blipFill>
                    <a:blip r:embed="rId25">
                      <a:extLst>
                        <a:ext uri="{28A0092B-C50C-407E-A947-70E740481C1C}">
                          <a14:useLocalDpi xmlns:a14="http://schemas.microsoft.com/office/drawing/2010/main" val="0"/>
                        </a:ext>
                      </a:extLst>
                    </a:blip>
                    <a:srcRect l="8333" b="31372"/>
                    <a:stretch>
                      <a:fillRect/>
                    </a:stretch>
                  </pic:blipFill>
                  <pic:spPr>
                    <a:xfrm>
                      <a:off x="0" y="0"/>
                      <a:ext cx="3295666" cy="673292"/>
                    </a:xfrm>
                    <a:prstGeom prst="rect">
                      <a:avLst/>
                    </a:prstGeom>
                  </pic:spPr>
                </pic:pic>
              </a:graphicData>
            </a:graphic>
          </wp:inline>
        </w:drawing>
      </w:r>
    </w:p>
    <w:p w:rsidRPr="008C0897" w:rsidR="0F95D5EE" w:rsidP="17EEFC43" w:rsidRDefault="143F5272" w14:paraId="18BFA32D" w14:textId="2C0A1A40">
      <w:pPr>
        <w:spacing w:line="259" w:lineRule="auto"/>
        <w:jc w:val="both"/>
        <w:rPr>
          <w:rFonts w:ascii="Verdana" w:hAnsi="Verdana" w:eastAsia="Verdana" w:cs="Verdana"/>
        </w:rPr>
      </w:pPr>
      <w:r w:rsidRPr="237EA8B6">
        <w:rPr>
          <w:rFonts w:ascii="Verdana" w:hAnsi="Verdana" w:eastAsia="Verdana" w:cs="Verdana"/>
          <w:sz w:val="18"/>
          <w:szCs w:val="18"/>
        </w:rPr>
        <w:t>Fig</w:t>
      </w:r>
      <w:r w:rsidRPr="237EA8B6" w:rsidR="3EA1D266">
        <w:rPr>
          <w:rFonts w:ascii="Verdana" w:hAnsi="Verdana" w:eastAsia="Verdana" w:cs="Verdana"/>
          <w:sz w:val="18"/>
          <w:szCs w:val="18"/>
        </w:rPr>
        <w:t xml:space="preserve">ure </w:t>
      </w:r>
      <w:r w:rsidRPr="237EA8B6">
        <w:rPr>
          <w:rFonts w:ascii="Verdana" w:hAnsi="Verdana" w:eastAsia="Verdana" w:cs="Verdana"/>
          <w:sz w:val="18"/>
          <w:szCs w:val="18"/>
        </w:rPr>
        <w:t>10</w:t>
      </w:r>
      <w:r w:rsidRPr="237EA8B6" w:rsidR="01022B95">
        <w:rPr>
          <w:rFonts w:ascii="Verdana" w:hAnsi="Verdana" w:eastAsia="Verdana" w:cs="Verdana"/>
          <w:sz w:val="18"/>
          <w:szCs w:val="18"/>
        </w:rPr>
        <w:t>:</w:t>
      </w:r>
      <w:r w:rsidRPr="237EA8B6" w:rsidR="008C0897">
        <w:rPr>
          <w:rFonts w:ascii="Verdana" w:hAnsi="Verdana" w:eastAsia="Verdana" w:cs="Verdana"/>
          <w:sz w:val="18"/>
          <w:szCs w:val="18"/>
        </w:rPr>
        <w:t xml:space="preserve"> Dropping unneeded </w:t>
      </w:r>
      <w:proofErr w:type="gramStart"/>
      <w:r w:rsidRPr="237EA8B6" w:rsidR="008C0897">
        <w:rPr>
          <w:rFonts w:ascii="Verdana" w:hAnsi="Verdana" w:eastAsia="Verdana" w:cs="Verdana"/>
          <w:sz w:val="18"/>
          <w:szCs w:val="18"/>
        </w:rPr>
        <w:t>columns</w:t>
      </w:r>
      <w:proofErr w:type="gramEnd"/>
    </w:p>
    <w:p w:rsidR="17EEFC43" w:rsidP="17EEFC43" w:rsidRDefault="17EEFC43" w14:paraId="083CD7D2" w14:textId="32676766">
      <w:pPr>
        <w:spacing w:line="259" w:lineRule="auto"/>
        <w:jc w:val="both"/>
        <w:rPr>
          <w:rFonts w:ascii="Verdana" w:hAnsi="Verdana"/>
          <w:sz w:val="18"/>
          <w:szCs w:val="18"/>
        </w:rPr>
      </w:pPr>
    </w:p>
    <w:p w:rsidRPr="008C0897" w:rsidR="0F95D5EE" w:rsidP="17EEFC43" w:rsidRDefault="0F95D5EE" w14:paraId="614012D7" w14:textId="0DF0E708">
      <w:pPr>
        <w:spacing w:line="259" w:lineRule="auto"/>
        <w:jc w:val="both"/>
      </w:pPr>
      <w:r>
        <w:rPr>
          <w:noProof/>
          <w:color w:val="2B579A"/>
          <w:shd w:val="clear" w:color="auto" w:fill="E6E6E6"/>
        </w:rPr>
        <w:drawing>
          <wp:inline distT="0" distB="0" distL="0" distR="0" wp14:anchorId="5A04DB43" wp14:editId="7E72748D">
            <wp:extent cx="3276600" cy="1866900"/>
            <wp:effectExtent l="0" t="0" r="0" b="0"/>
            <wp:docPr id="592068925" name="Picture 59206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068925"/>
                    <pic:cNvPicPr/>
                  </pic:nvPicPr>
                  <pic:blipFill>
                    <a:blip r:embed="rId26">
                      <a:extLst>
                        <a:ext uri="{28A0092B-C50C-407E-A947-70E740481C1C}">
                          <a14:useLocalDpi xmlns:a14="http://schemas.microsoft.com/office/drawing/2010/main" val="0"/>
                        </a:ext>
                      </a:extLst>
                    </a:blip>
                    <a:stretch>
                      <a:fillRect/>
                    </a:stretch>
                  </pic:blipFill>
                  <pic:spPr>
                    <a:xfrm>
                      <a:off x="0" y="0"/>
                      <a:ext cx="3276600" cy="1866900"/>
                    </a:xfrm>
                    <a:prstGeom prst="rect">
                      <a:avLst/>
                    </a:prstGeom>
                  </pic:spPr>
                </pic:pic>
              </a:graphicData>
            </a:graphic>
          </wp:inline>
        </w:drawing>
      </w:r>
    </w:p>
    <w:p w:rsidRPr="008C0897" w:rsidR="0F95D5EE" w:rsidP="17EEFC43" w:rsidRDefault="16B23C82" w14:paraId="76D7FD73" w14:textId="336C9EAE">
      <w:pPr>
        <w:spacing w:line="259" w:lineRule="auto"/>
        <w:jc w:val="both"/>
        <w:rPr>
          <w:rFonts w:ascii="Verdana" w:hAnsi="Verdana" w:eastAsia="Verdana" w:cs="Verdana"/>
        </w:rPr>
      </w:pPr>
      <w:r w:rsidRPr="5AE7D4DF" w:rsidR="16B23C82">
        <w:rPr>
          <w:rFonts w:ascii="Verdana" w:hAnsi="Verdana" w:eastAsia="Verdana" w:cs="Verdana"/>
          <w:sz w:val="18"/>
          <w:szCs w:val="18"/>
        </w:rPr>
        <w:t>Fig</w:t>
      </w:r>
      <w:r w:rsidRPr="5AE7D4DF" w:rsidR="30ECAE68">
        <w:rPr>
          <w:rFonts w:ascii="Verdana" w:hAnsi="Verdana" w:eastAsia="Verdana" w:cs="Verdana"/>
          <w:sz w:val="18"/>
          <w:szCs w:val="18"/>
        </w:rPr>
        <w:t xml:space="preserve">ure </w:t>
      </w:r>
      <w:r w:rsidRPr="5AE7D4DF" w:rsidR="16B23C82">
        <w:rPr>
          <w:rFonts w:ascii="Verdana" w:hAnsi="Verdana" w:eastAsia="Verdana" w:cs="Verdana"/>
          <w:sz w:val="18"/>
          <w:szCs w:val="18"/>
        </w:rPr>
        <w:t>11</w:t>
      </w:r>
      <w:r w:rsidRPr="5AE7D4DF" w:rsidR="1808179B">
        <w:rPr>
          <w:rFonts w:ascii="Verdana" w:hAnsi="Verdana" w:eastAsia="Verdana" w:cs="Verdana"/>
          <w:sz w:val="18"/>
          <w:szCs w:val="18"/>
        </w:rPr>
        <w:t>:</w:t>
      </w:r>
      <w:r w:rsidRPr="5AE7D4DF" w:rsidR="008C0897">
        <w:rPr>
          <w:rFonts w:ascii="Verdana" w:hAnsi="Verdana" w:eastAsia="Verdana" w:cs="Verdana"/>
          <w:sz w:val="18"/>
          <w:szCs w:val="18"/>
        </w:rPr>
        <w:t xml:space="preserve"> Output</w:t>
      </w:r>
      <w:r w:rsidRPr="5AE7D4DF" w:rsidR="42C61C15">
        <w:rPr>
          <w:rFonts w:ascii="Verdana" w:hAnsi="Verdana" w:eastAsia="Verdana" w:cs="Verdana"/>
          <w:sz w:val="18"/>
          <w:szCs w:val="18"/>
        </w:rPr>
        <w:t xml:space="preserve"> after dropping unnecessary columns</w:t>
      </w:r>
    </w:p>
    <w:p w:rsidR="17EEFC43" w:rsidP="433960C9" w:rsidRDefault="17EEFC43" w14:paraId="552C1757" w14:textId="79C774F6">
      <w:pPr>
        <w:spacing w:line="259" w:lineRule="auto"/>
        <w:jc w:val="both"/>
        <w:rPr>
          <w:rFonts w:ascii="Verdana" w:hAnsi="Verdana" w:eastAsia="Verdana" w:cs="Verdana"/>
          <w:sz w:val="18"/>
          <w:szCs w:val="18"/>
        </w:rPr>
      </w:pPr>
    </w:p>
    <w:p w:rsidR="17EEFC43" w:rsidP="433960C9" w:rsidRDefault="3A23A55C" w14:paraId="6A6DBCC5" w14:textId="1CE6ED28">
      <w:pPr>
        <w:spacing w:line="259" w:lineRule="auto"/>
        <w:jc w:val="both"/>
        <w:rPr>
          <w:rFonts w:ascii="Verdana" w:hAnsi="Verdana" w:eastAsia="Verdana" w:cs="Verdana"/>
          <w:sz w:val="18"/>
          <w:szCs w:val="18"/>
        </w:rPr>
      </w:pPr>
      <w:r w:rsidRPr="237EA8B6">
        <w:rPr>
          <w:rFonts w:ascii="Verdana" w:hAnsi="Verdana" w:eastAsia="Verdana" w:cs="Verdana"/>
          <w:sz w:val="18"/>
          <w:szCs w:val="18"/>
        </w:rPr>
        <w:t xml:space="preserve">7) </w:t>
      </w:r>
      <w:r w:rsidRPr="237EA8B6" w:rsidR="5E91B286">
        <w:rPr>
          <w:rFonts w:ascii="Verdana" w:hAnsi="Verdana" w:eastAsia="Verdana" w:cs="Verdana"/>
          <w:sz w:val="18"/>
          <w:szCs w:val="18"/>
        </w:rPr>
        <w:t xml:space="preserve">The </w:t>
      </w:r>
      <w:proofErr w:type="gramStart"/>
      <w:r w:rsidRPr="237EA8B6" w:rsidR="5E91B286">
        <w:rPr>
          <w:rFonts w:ascii="Verdana" w:hAnsi="Verdana" w:eastAsia="Verdana" w:cs="Verdana"/>
          <w:sz w:val="18"/>
          <w:szCs w:val="18"/>
        </w:rPr>
        <w:t>final outcome</w:t>
      </w:r>
      <w:proofErr w:type="gramEnd"/>
      <w:r w:rsidRPr="237EA8B6" w:rsidR="5E91B286">
        <w:rPr>
          <w:rFonts w:ascii="Verdana" w:hAnsi="Verdana" w:eastAsia="Verdana" w:cs="Verdana"/>
          <w:sz w:val="18"/>
          <w:szCs w:val="18"/>
        </w:rPr>
        <w:t xml:space="preserve"> of data preparation step is shown </w:t>
      </w:r>
      <w:r w:rsidRPr="237EA8B6" w:rsidR="2EB21DAB">
        <w:rPr>
          <w:rFonts w:ascii="Verdana" w:hAnsi="Verdana" w:eastAsia="Verdana" w:cs="Verdana"/>
          <w:sz w:val="18"/>
          <w:szCs w:val="18"/>
        </w:rPr>
        <w:t>in</w:t>
      </w:r>
      <w:r w:rsidRPr="237EA8B6" w:rsidR="5E91B286">
        <w:rPr>
          <w:rFonts w:ascii="Verdana" w:hAnsi="Verdana" w:eastAsia="Verdana" w:cs="Verdana"/>
          <w:sz w:val="18"/>
          <w:szCs w:val="18"/>
        </w:rPr>
        <w:t xml:space="preserve"> Fig</w:t>
      </w:r>
      <w:r w:rsidRPr="237EA8B6" w:rsidR="10890713">
        <w:rPr>
          <w:rFonts w:ascii="Verdana" w:hAnsi="Verdana" w:eastAsia="Verdana" w:cs="Verdana"/>
          <w:sz w:val="18"/>
          <w:szCs w:val="18"/>
        </w:rPr>
        <w:t>ure</w:t>
      </w:r>
      <w:r w:rsidRPr="237EA8B6" w:rsidR="5E91B286">
        <w:rPr>
          <w:rFonts w:ascii="Verdana" w:hAnsi="Verdana" w:eastAsia="Verdana" w:cs="Verdana"/>
          <w:sz w:val="18"/>
          <w:szCs w:val="18"/>
        </w:rPr>
        <w:t xml:space="preserve"> 12.</w:t>
      </w:r>
    </w:p>
    <w:p w:rsidR="0F95D5EE" w:rsidP="17EEFC43" w:rsidRDefault="0F95D5EE" w14:paraId="4B861D7B" w14:textId="2ADFAD38">
      <w:pPr>
        <w:spacing w:line="259" w:lineRule="auto"/>
        <w:jc w:val="both"/>
      </w:pPr>
      <w:r>
        <w:rPr>
          <w:noProof/>
          <w:color w:val="2B579A"/>
          <w:shd w:val="clear" w:color="auto" w:fill="E6E6E6"/>
        </w:rPr>
        <w:drawing>
          <wp:inline distT="0" distB="0" distL="0" distR="0" wp14:anchorId="2D72648E" wp14:editId="43563CC7">
            <wp:extent cx="3209925" cy="1600200"/>
            <wp:effectExtent l="0" t="0" r="0" b="0"/>
            <wp:docPr id="1670084371" name="Picture 167008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084371"/>
                    <pic:cNvPicPr/>
                  </pic:nvPicPr>
                  <pic:blipFill>
                    <a:blip r:embed="rId27">
                      <a:extLst>
                        <a:ext uri="{28A0092B-C50C-407E-A947-70E740481C1C}">
                          <a14:useLocalDpi xmlns:a14="http://schemas.microsoft.com/office/drawing/2010/main" val="0"/>
                        </a:ext>
                      </a:extLst>
                    </a:blip>
                    <a:stretch>
                      <a:fillRect/>
                    </a:stretch>
                  </pic:blipFill>
                  <pic:spPr>
                    <a:xfrm>
                      <a:off x="0" y="0"/>
                      <a:ext cx="3209925" cy="1600200"/>
                    </a:xfrm>
                    <a:prstGeom prst="rect">
                      <a:avLst/>
                    </a:prstGeom>
                  </pic:spPr>
                </pic:pic>
              </a:graphicData>
            </a:graphic>
          </wp:inline>
        </w:drawing>
      </w:r>
    </w:p>
    <w:p w:rsidR="0F95D5EE" w:rsidP="17EEFC43" w:rsidRDefault="02EAC968" w14:paraId="66E3311A" w14:textId="436A4ECD">
      <w:pPr>
        <w:spacing w:line="259" w:lineRule="auto"/>
        <w:jc w:val="both"/>
        <w:rPr>
          <w:rFonts w:ascii="Verdana" w:hAnsi="Verdana" w:eastAsia="Verdana" w:cs="Verdana"/>
        </w:rPr>
      </w:pPr>
      <w:r w:rsidRPr="237EA8B6">
        <w:rPr>
          <w:rFonts w:ascii="Verdana" w:hAnsi="Verdana" w:eastAsia="Verdana" w:cs="Verdana"/>
          <w:sz w:val="18"/>
          <w:szCs w:val="18"/>
        </w:rPr>
        <w:t>Fig</w:t>
      </w:r>
      <w:r w:rsidRPr="237EA8B6" w:rsidR="152774AA">
        <w:rPr>
          <w:rFonts w:ascii="Verdana" w:hAnsi="Verdana" w:eastAsia="Verdana" w:cs="Verdana"/>
          <w:sz w:val="18"/>
          <w:szCs w:val="18"/>
        </w:rPr>
        <w:t xml:space="preserve">ure </w:t>
      </w:r>
      <w:r w:rsidRPr="237EA8B6">
        <w:rPr>
          <w:rFonts w:ascii="Verdana" w:hAnsi="Verdana" w:eastAsia="Verdana" w:cs="Verdana"/>
          <w:sz w:val="18"/>
          <w:szCs w:val="18"/>
        </w:rPr>
        <w:t>12</w:t>
      </w:r>
      <w:r w:rsidRPr="237EA8B6" w:rsidR="36863A4B">
        <w:rPr>
          <w:rFonts w:ascii="Verdana" w:hAnsi="Verdana" w:eastAsia="Verdana" w:cs="Verdana"/>
          <w:sz w:val="18"/>
          <w:szCs w:val="18"/>
        </w:rPr>
        <w:t>:</w:t>
      </w:r>
      <w:r w:rsidRPr="237EA8B6" w:rsidR="0C01DCF7">
        <w:rPr>
          <w:rFonts w:ascii="Verdana" w:hAnsi="Verdana" w:eastAsia="Verdana" w:cs="Verdana"/>
          <w:sz w:val="18"/>
          <w:szCs w:val="18"/>
        </w:rPr>
        <w:t xml:space="preserve"> Final view of the data</w:t>
      </w:r>
    </w:p>
    <w:p w:rsidR="433960C9" w:rsidP="433960C9" w:rsidRDefault="433960C9" w14:paraId="5C8A789E" w14:textId="083BAD32">
      <w:pPr>
        <w:spacing w:line="259" w:lineRule="auto"/>
        <w:jc w:val="both"/>
        <w:rPr>
          <w:rFonts w:ascii="Verdana" w:hAnsi="Verdana" w:eastAsia="Verdana" w:cs="Verdana"/>
          <w:sz w:val="18"/>
          <w:szCs w:val="18"/>
        </w:rPr>
      </w:pPr>
    </w:p>
    <w:p w:rsidR="0C01DCF7" w:rsidP="433960C9" w:rsidRDefault="0C01DCF7" w14:paraId="00BC496A" w14:textId="66096687">
      <w:pPr>
        <w:spacing w:line="259" w:lineRule="auto"/>
        <w:jc w:val="both"/>
        <w:rPr>
          <w:rFonts w:ascii="Verdana" w:hAnsi="Verdana" w:eastAsia="Verdana" w:cs="Verdana"/>
          <w:sz w:val="18"/>
          <w:szCs w:val="18"/>
        </w:rPr>
      </w:pPr>
      <w:r w:rsidRPr="5AE7D4DF" w:rsidR="0C01DCF7">
        <w:rPr>
          <w:rFonts w:ascii="Verdana" w:hAnsi="Verdana" w:eastAsia="Verdana" w:cs="Verdana"/>
          <w:sz w:val="18"/>
          <w:szCs w:val="18"/>
        </w:rPr>
        <w:t xml:space="preserve">8) Last step is to </w:t>
      </w:r>
      <w:r w:rsidRPr="5AE7D4DF" w:rsidR="56EFBCCE">
        <w:rPr>
          <w:rFonts w:ascii="Verdana" w:hAnsi="Verdana" w:eastAsia="Verdana" w:cs="Verdana"/>
          <w:sz w:val="18"/>
          <w:szCs w:val="18"/>
        </w:rPr>
        <w:t>write</w:t>
      </w:r>
      <w:r w:rsidRPr="5AE7D4DF" w:rsidR="712761BA">
        <w:rPr>
          <w:rFonts w:ascii="Verdana" w:hAnsi="Verdana" w:eastAsia="Verdana" w:cs="Verdana"/>
          <w:sz w:val="18"/>
          <w:szCs w:val="18"/>
        </w:rPr>
        <w:t xml:space="preserve"> the</w:t>
      </w:r>
      <w:r w:rsidRPr="5AE7D4DF" w:rsidR="56EFBCCE">
        <w:rPr>
          <w:rFonts w:ascii="Verdana" w:hAnsi="Verdana" w:eastAsia="Verdana" w:cs="Verdana"/>
          <w:sz w:val="18"/>
          <w:szCs w:val="18"/>
        </w:rPr>
        <w:t xml:space="preserve"> object (data frame) to a comma-separated values (csv) file. This file will be further used in Power BI tool for visualization.</w:t>
      </w:r>
    </w:p>
    <w:p w:rsidR="17EEFC43" w:rsidP="17EEFC43" w:rsidRDefault="17EEFC43" w14:paraId="3B749EFD" w14:textId="4A1CAB35">
      <w:pPr>
        <w:spacing w:line="259" w:lineRule="auto"/>
        <w:jc w:val="both"/>
        <w:rPr>
          <w:rFonts w:ascii="Verdana" w:hAnsi="Verdana"/>
          <w:sz w:val="18"/>
          <w:szCs w:val="18"/>
        </w:rPr>
      </w:pPr>
    </w:p>
    <w:p w:rsidR="0F95D5EE" w:rsidP="17EEFC43" w:rsidRDefault="0F95D5EE" w14:paraId="13BA8DEF" w14:textId="00D4BFF4">
      <w:pPr>
        <w:spacing w:line="259" w:lineRule="auto"/>
        <w:jc w:val="both"/>
      </w:pPr>
      <w:r>
        <w:rPr>
          <w:noProof/>
          <w:color w:val="2B579A"/>
          <w:shd w:val="clear" w:color="auto" w:fill="E6E6E6"/>
        </w:rPr>
        <w:drawing>
          <wp:inline distT="0" distB="0" distL="0" distR="0" wp14:anchorId="23ABD39A" wp14:editId="340815A9">
            <wp:extent cx="3238500" cy="561976"/>
            <wp:effectExtent l="0" t="0" r="0" b="0"/>
            <wp:docPr id="1341093750" name="Picture 134109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093750"/>
                    <pic:cNvPicPr/>
                  </pic:nvPicPr>
                  <pic:blipFill>
                    <a:blip r:embed="rId28">
                      <a:extLst>
                        <a:ext uri="{28A0092B-C50C-407E-A947-70E740481C1C}">
                          <a14:useLocalDpi xmlns:a14="http://schemas.microsoft.com/office/drawing/2010/main" val="0"/>
                        </a:ext>
                      </a:extLst>
                    </a:blip>
                    <a:srcRect b="36559"/>
                    <a:stretch>
                      <a:fillRect/>
                    </a:stretch>
                  </pic:blipFill>
                  <pic:spPr>
                    <a:xfrm>
                      <a:off x="0" y="0"/>
                      <a:ext cx="3238500" cy="561976"/>
                    </a:xfrm>
                    <a:prstGeom prst="rect">
                      <a:avLst/>
                    </a:prstGeom>
                  </pic:spPr>
                </pic:pic>
              </a:graphicData>
            </a:graphic>
          </wp:inline>
        </w:drawing>
      </w:r>
    </w:p>
    <w:p w:rsidR="0F95D5EE" w:rsidP="17EEFC43" w:rsidRDefault="608C204D" w14:paraId="10A46B4B" w14:textId="1C40877B">
      <w:pPr>
        <w:spacing w:line="259" w:lineRule="auto"/>
        <w:jc w:val="both"/>
        <w:rPr>
          <w:rFonts w:ascii="Verdana" w:hAnsi="Verdana" w:eastAsia="Verdana" w:cs="Verdana"/>
        </w:rPr>
      </w:pPr>
      <w:r w:rsidRPr="5AE7D4DF" w:rsidR="608C204D">
        <w:rPr>
          <w:rFonts w:ascii="Verdana" w:hAnsi="Verdana" w:eastAsia="Verdana" w:cs="Verdana"/>
          <w:sz w:val="18"/>
          <w:szCs w:val="18"/>
        </w:rPr>
        <w:t>Fig</w:t>
      </w:r>
      <w:r w:rsidRPr="5AE7D4DF" w:rsidR="6EB03BF9">
        <w:rPr>
          <w:rFonts w:ascii="Verdana" w:hAnsi="Verdana" w:eastAsia="Verdana" w:cs="Verdana"/>
          <w:sz w:val="18"/>
          <w:szCs w:val="18"/>
        </w:rPr>
        <w:t xml:space="preserve">ure </w:t>
      </w:r>
      <w:r w:rsidRPr="5AE7D4DF" w:rsidR="608C204D">
        <w:rPr>
          <w:rFonts w:ascii="Verdana" w:hAnsi="Verdana" w:eastAsia="Verdana" w:cs="Verdana"/>
          <w:sz w:val="18"/>
          <w:szCs w:val="18"/>
        </w:rPr>
        <w:t>13</w:t>
      </w:r>
      <w:r w:rsidRPr="5AE7D4DF" w:rsidR="2A9CBB29">
        <w:rPr>
          <w:rFonts w:ascii="Verdana" w:hAnsi="Verdana" w:eastAsia="Verdana" w:cs="Verdana"/>
          <w:sz w:val="18"/>
          <w:szCs w:val="18"/>
        </w:rPr>
        <w:t>:</w:t>
      </w:r>
      <w:r w:rsidRPr="5AE7D4DF" w:rsidR="2E26974C">
        <w:rPr>
          <w:rFonts w:ascii="Verdana" w:hAnsi="Verdana" w:eastAsia="Verdana" w:cs="Verdana"/>
          <w:sz w:val="18"/>
          <w:szCs w:val="18"/>
        </w:rPr>
        <w:t xml:space="preserve"> Writing</w:t>
      </w:r>
      <w:r w:rsidRPr="5AE7D4DF" w:rsidR="1396602F">
        <w:rPr>
          <w:rFonts w:ascii="Verdana" w:hAnsi="Verdana" w:eastAsia="Verdana" w:cs="Verdana"/>
          <w:sz w:val="18"/>
          <w:szCs w:val="18"/>
        </w:rPr>
        <w:t xml:space="preserve"> the</w:t>
      </w:r>
      <w:r w:rsidRPr="5AE7D4DF" w:rsidR="2E26974C">
        <w:rPr>
          <w:rFonts w:ascii="Verdana" w:hAnsi="Verdana" w:eastAsia="Verdana" w:cs="Verdana"/>
          <w:sz w:val="18"/>
          <w:szCs w:val="18"/>
        </w:rPr>
        <w:t xml:space="preserve"> data frame to a csv file</w:t>
      </w:r>
    </w:p>
    <w:p w:rsidR="17EEFC43" w:rsidP="17EEFC43" w:rsidRDefault="17EEFC43" w14:paraId="7CD472AE" w14:textId="1A7D66A0">
      <w:pPr>
        <w:spacing w:line="259" w:lineRule="auto"/>
        <w:jc w:val="both"/>
        <w:rPr>
          <w:rFonts w:ascii="Verdana" w:hAnsi="Verdana" w:eastAsia="Verdana" w:cs="Verdana"/>
          <w:sz w:val="18"/>
          <w:szCs w:val="18"/>
        </w:rPr>
      </w:pPr>
    </w:p>
    <w:p w:rsidR="608C204D" w:rsidP="17EEFC43" w:rsidRDefault="608C204D" w14:paraId="21D8B3F4" w14:textId="1BB89006">
      <w:pPr>
        <w:spacing w:line="259" w:lineRule="auto"/>
        <w:jc w:val="both"/>
        <w:rPr>
          <w:rFonts w:ascii="Verdana" w:hAnsi="Verdana" w:eastAsia="Verdana" w:cs="Verdana"/>
          <w:sz w:val="18"/>
          <w:szCs w:val="18"/>
        </w:rPr>
      </w:pPr>
      <w:r w:rsidRPr="17EEFC43">
        <w:rPr>
          <w:rFonts w:ascii="Verdana" w:hAnsi="Verdana" w:eastAsia="Verdana" w:cs="Verdana"/>
          <w:sz w:val="18"/>
          <w:szCs w:val="18"/>
        </w:rPr>
        <w:t xml:space="preserve">Both the datasets are treated to the same process of data preprocessing. For the sake of </w:t>
      </w:r>
      <w:r w:rsidRPr="17EEFC43" w:rsidR="3E7FA4E2">
        <w:rPr>
          <w:rFonts w:ascii="Verdana" w:hAnsi="Verdana" w:eastAsia="Verdana" w:cs="Verdana"/>
          <w:sz w:val="18"/>
          <w:szCs w:val="18"/>
        </w:rPr>
        <w:t>length</w:t>
      </w:r>
      <w:r w:rsidRPr="17EEFC43">
        <w:rPr>
          <w:rFonts w:ascii="Verdana" w:hAnsi="Verdana" w:eastAsia="Verdana" w:cs="Verdana"/>
          <w:sz w:val="18"/>
          <w:szCs w:val="18"/>
        </w:rPr>
        <w:t xml:space="preserve"> of the report both .</w:t>
      </w:r>
      <w:proofErr w:type="spellStart"/>
      <w:r w:rsidRPr="17EEFC43">
        <w:rPr>
          <w:rFonts w:ascii="Verdana" w:hAnsi="Verdana" w:eastAsia="Verdana" w:cs="Verdana"/>
          <w:sz w:val="18"/>
          <w:szCs w:val="18"/>
        </w:rPr>
        <w:t>p</w:t>
      </w:r>
      <w:r w:rsidRPr="17EEFC43" w:rsidR="2BD013D8">
        <w:rPr>
          <w:rFonts w:ascii="Verdana" w:hAnsi="Verdana" w:eastAsia="Verdana" w:cs="Verdana"/>
          <w:sz w:val="18"/>
          <w:szCs w:val="18"/>
        </w:rPr>
        <w:t>y</w:t>
      </w:r>
      <w:proofErr w:type="spellEnd"/>
      <w:r w:rsidRPr="17EEFC43" w:rsidR="2BD013D8">
        <w:rPr>
          <w:rFonts w:ascii="Verdana" w:hAnsi="Verdana" w:eastAsia="Verdana" w:cs="Verdana"/>
          <w:sz w:val="18"/>
          <w:szCs w:val="18"/>
        </w:rPr>
        <w:t xml:space="preserve"> file</w:t>
      </w:r>
      <w:r w:rsidRPr="17EEFC43" w:rsidR="33D0771F">
        <w:rPr>
          <w:rFonts w:ascii="Verdana" w:hAnsi="Verdana" w:eastAsia="Verdana" w:cs="Verdana"/>
          <w:sz w:val="18"/>
          <w:szCs w:val="18"/>
        </w:rPr>
        <w:t>s</w:t>
      </w:r>
      <w:r w:rsidRPr="17EEFC43" w:rsidR="2BD013D8">
        <w:rPr>
          <w:rFonts w:ascii="Verdana" w:hAnsi="Verdana" w:eastAsia="Verdana" w:cs="Verdana"/>
          <w:sz w:val="18"/>
          <w:szCs w:val="18"/>
        </w:rPr>
        <w:t xml:space="preserve"> are shared along with the project and one is briefly explained in the scope of this report. </w:t>
      </w:r>
    </w:p>
    <w:p w:rsidR="17EEFC43" w:rsidP="17EEFC43" w:rsidRDefault="17EEFC43" w14:paraId="302CE627" w14:textId="18D2B716">
      <w:pPr>
        <w:spacing w:line="259" w:lineRule="auto"/>
        <w:jc w:val="both"/>
        <w:rPr>
          <w:rFonts w:ascii="Verdana" w:hAnsi="Verdana"/>
          <w:sz w:val="18"/>
          <w:szCs w:val="18"/>
        </w:rPr>
      </w:pPr>
    </w:p>
    <w:p w:rsidR="0C590518" w:rsidP="5AE7D4DF" w:rsidRDefault="4CD33666" w14:paraId="60574892" w14:textId="1B6DAB4D">
      <w:pPr>
        <w:pStyle w:val="ListParagraph"/>
        <w:numPr>
          <w:ilvl w:val="0"/>
          <w:numId w:val="14"/>
        </w:numPr>
        <w:spacing w:line="259" w:lineRule="auto"/>
        <w:jc w:val="center"/>
        <w:rPr>
          <w:rFonts w:ascii="Verdana" w:hAnsi="Verdana"/>
          <w:b/>
          <w:bCs/>
          <w:sz w:val="18"/>
          <w:szCs w:val="18"/>
        </w:rPr>
      </w:pPr>
      <w:r w:rsidRPr="08CEF4A4" w:rsidR="4CD33666">
        <w:rPr>
          <w:rFonts w:ascii="Verdana" w:hAnsi="Verdana"/>
          <w:b w:val="1"/>
          <w:bCs w:val="1"/>
          <w:sz w:val="18"/>
          <w:szCs w:val="18"/>
        </w:rPr>
        <w:t>DATA VISUALIZAION TECHNIQUES</w:t>
      </w:r>
    </w:p>
    <w:p w:rsidR="17EEFC43" w:rsidP="17EEFC43" w:rsidRDefault="17EEFC43" w14:paraId="1F799E72" w14:textId="71F92476">
      <w:pPr>
        <w:spacing w:line="259" w:lineRule="auto"/>
        <w:jc w:val="center"/>
        <w:rPr>
          <w:rFonts w:ascii="Verdana" w:hAnsi="Verdana"/>
          <w:b/>
          <w:bCs/>
          <w:sz w:val="18"/>
          <w:szCs w:val="18"/>
        </w:rPr>
      </w:pPr>
    </w:p>
    <w:p w:rsidR="0E4EB516" w:rsidP="17EEFC43" w:rsidRDefault="0E4EB516" w14:paraId="7CD1FB06" w14:textId="2A3E438F">
      <w:pPr>
        <w:spacing w:line="259" w:lineRule="auto"/>
        <w:jc w:val="both"/>
        <w:rPr>
          <w:rFonts w:ascii="Verdana" w:hAnsi="Verdana"/>
          <w:sz w:val="18"/>
          <w:szCs w:val="18"/>
        </w:rPr>
      </w:pPr>
      <w:r w:rsidRPr="06343C6B">
        <w:rPr>
          <w:rFonts w:ascii="Verdana" w:hAnsi="Verdana"/>
          <w:sz w:val="18"/>
          <w:szCs w:val="18"/>
        </w:rPr>
        <w:t xml:space="preserve">As mentioned earlier in the </w:t>
      </w:r>
      <w:r w:rsidRPr="06343C6B" w:rsidR="00B2E5D9">
        <w:rPr>
          <w:rFonts w:ascii="Verdana" w:hAnsi="Verdana"/>
          <w:sz w:val="18"/>
          <w:szCs w:val="18"/>
        </w:rPr>
        <w:t>report,</w:t>
      </w:r>
      <w:r w:rsidRPr="06343C6B">
        <w:rPr>
          <w:rFonts w:ascii="Verdana" w:hAnsi="Verdana"/>
          <w:sz w:val="18"/>
          <w:szCs w:val="18"/>
        </w:rPr>
        <w:t xml:space="preserve"> Microsoft </w:t>
      </w:r>
      <w:r w:rsidRPr="06343C6B" w:rsidR="607293F5">
        <w:rPr>
          <w:rFonts w:ascii="Verdana" w:hAnsi="Verdana"/>
          <w:sz w:val="18"/>
          <w:szCs w:val="18"/>
        </w:rPr>
        <w:t xml:space="preserve">Power </w:t>
      </w:r>
      <w:r w:rsidRPr="06343C6B">
        <w:rPr>
          <w:rFonts w:ascii="Verdana" w:hAnsi="Verdana"/>
          <w:sz w:val="18"/>
          <w:szCs w:val="18"/>
        </w:rPr>
        <w:t xml:space="preserve">BI is used as </w:t>
      </w:r>
      <w:r w:rsidRPr="06343C6B" w:rsidR="340A9CA9">
        <w:rPr>
          <w:rFonts w:ascii="Verdana" w:hAnsi="Verdana"/>
          <w:sz w:val="18"/>
          <w:szCs w:val="18"/>
        </w:rPr>
        <w:t>a</w:t>
      </w:r>
      <w:r w:rsidRPr="06343C6B">
        <w:rPr>
          <w:rFonts w:ascii="Verdana" w:hAnsi="Verdana"/>
          <w:sz w:val="18"/>
          <w:szCs w:val="18"/>
        </w:rPr>
        <w:t xml:space="preserve"> visualizing and data analysis tool. Further det</w:t>
      </w:r>
      <w:r w:rsidRPr="06343C6B" w:rsidR="086C50D4">
        <w:rPr>
          <w:rFonts w:ascii="Verdana" w:hAnsi="Verdana"/>
          <w:sz w:val="18"/>
          <w:szCs w:val="18"/>
        </w:rPr>
        <w:t xml:space="preserve">ails will be explained in the following submission. </w:t>
      </w:r>
    </w:p>
    <w:p w:rsidR="27D396A7" w:rsidP="06343C6B" w:rsidRDefault="27D396A7" w14:paraId="539BAE6A" w14:textId="4C82B2B6">
      <w:pPr>
        <w:spacing w:line="257" w:lineRule="auto"/>
        <w:jc w:val="both"/>
      </w:pPr>
      <w:r w:rsidRPr="5AE7D4DF" w:rsidR="27D396A7">
        <w:rPr>
          <w:rFonts w:ascii="Verdana" w:hAnsi="Verdana" w:eastAsia="Verdana" w:cs="Verdana"/>
          <w:sz w:val="18"/>
          <w:szCs w:val="18"/>
        </w:rPr>
        <w:t xml:space="preserve">As mentioned earlier in the report, Microsoft Power BI is used as a visualizing and data analysis tool. The data </w:t>
      </w:r>
      <w:r w:rsidRPr="5AE7D4DF" w:rsidR="765C761A">
        <w:rPr>
          <w:rFonts w:ascii="Verdana" w:hAnsi="Verdana" w:eastAsia="Verdana" w:cs="Verdana"/>
          <w:sz w:val="18"/>
          <w:szCs w:val="18"/>
        </w:rPr>
        <w:t>prepared</w:t>
      </w:r>
      <w:r w:rsidRPr="5AE7D4DF" w:rsidR="27D396A7">
        <w:rPr>
          <w:rFonts w:ascii="Verdana" w:hAnsi="Verdana" w:eastAsia="Verdana" w:cs="Verdana"/>
          <w:sz w:val="18"/>
          <w:szCs w:val="18"/>
        </w:rPr>
        <w:t xml:space="preserve"> initially in the preprocessing step and how it appears in Power BI is shown in fig</w:t>
      </w:r>
      <w:r w:rsidRPr="5AE7D4DF" w:rsidR="3C3D3AED">
        <w:rPr>
          <w:rFonts w:ascii="Verdana" w:hAnsi="Verdana" w:eastAsia="Verdana" w:cs="Verdana"/>
          <w:sz w:val="18"/>
          <w:szCs w:val="18"/>
        </w:rPr>
        <w:t xml:space="preserve">ure </w:t>
      </w:r>
      <w:r w:rsidRPr="5AE7D4DF" w:rsidR="27D396A7">
        <w:rPr>
          <w:rFonts w:ascii="Verdana" w:hAnsi="Verdana" w:eastAsia="Verdana" w:cs="Verdana"/>
          <w:sz w:val="18"/>
          <w:szCs w:val="18"/>
        </w:rPr>
        <w:t xml:space="preserve">14. This is the first step in which the data processed data is loaded in Power BI. </w:t>
      </w:r>
    </w:p>
    <w:p w:rsidR="27D396A7" w:rsidP="06343C6B" w:rsidRDefault="27D396A7" w14:paraId="419A1629" w14:textId="64902EBB">
      <w:pPr>
        <w:spacing w:line="257" w:lineRule="auto"/>
        <w:jc w:val="both"/>
      </w:pPr>
      <w:r w:rsidRPr="06343C6B">
        <w:rPr>
          <w:rFonts w:ascii="Verdana" w:hAnsi="Verdana" w:eastAsia="Verdana" w:cs="Verdana"/>
          <w:sz w:val="18"/>
          <w:szCs w:val="18"/>
        </w:rPr>
        <w:t xml:space="preserve"> </w:t>
      </w:r>
    </w:p>
    <w:p w:rsidR="27D396A7" w:rsidP="06343C6B" w:rsidRDefault="27D396A7" w14:paraId="5FD483F3" w14:textId="2850EB40">
      <w:pPr>
        <w:spacing w:line="257" w:lineRule="auto"/>
        <w:jc w:val="both"/>
      </w:pPr>
      <w:r>
        <w:rPr>
          <w:noProof/>
        </w:rPr>
        <w:drawing>
          <wp:inline distT="0" distB="0" distL="0" distR="0" wp14:anchorId="091F0A7A" wp14:editId="728F9A1E">
            <wp:extent cx="2904565" cy="2362200"/>
            <wp:effectExtent l="0" t="0" r="3810" b="0"/>
            <wp:docPr id="709248069" name="Picture 70924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914405" cy="2370203"/>
                    </a:xfrm>
                    <a:prstGeom prst="rect">
                      <a:avLst/>
                    </a:prstGeom>
                  </pic:spPr>
                </pic:pic>
              </a:graphicData>
            </a:graphic>
          </wp:inline>
        </w:drawing>
      </w:r>
    </w:p>
    <w:p w:rsidR="27D396A7" w:rsidP="5AE7D4DF" w:rsidRDefault="27D396A7" w14:paraId="58FAC150" w14:textId="5423E529">
      <w:pPr>
        <w:spacing w:line="257" w:lineRule="auto"/>
        <w:jc w:val="both"/>
        <w:rPr>
          <w:rFonts w:ascii="Verdana" w:hAnsi="Verdana" w:eastAsia="Verdana" w:cs="Verdana"/>
          <w:sz w:val="18"/>
          <w:szCs w:val="18"/>
        </w:rPr>
      </w:pPr>
      <w:r w:rsidRPr="5AE7D4DF" w:rsidR="27D396A7">
        <w:rPr>
          <w:rFonts w:ascii="Verdana" w:hAnsi="Verdana" w:eastAsia="Verdana" w:cs="Verdana"/>
          <w:sz w:val="18"/>
          <w:szCs w:val="18"/>
        </w:rPr>
        <w:t>Fig</w:t>
      </w:r>
      <w:r w:rsidRPr="5AE7D4DF" w:rsidR="32D30CD7">
        <w:rPr>
          <w:rFonts w:ascii="Verdana" w:hAnsi="Verdana" w:eastAsia="Verdana" w:cs="Verdana"/>
          <w:sz w:val="18"/>
          <w:szCs w:val="18"/>
        </w:rPr>
        <w:t xml:space="preserve">ure </w:t>
      </w:r>
      <w:r w:rsidRPr="5AE7D4DF" w:rsidR="27D396A7">
        <w:rPr>
          <w:rFonts w:ascii="Verdana" w:hAnsi="Verdana" w:eastAsia="Verdana" w:cs="Verdana"/>
          <w:sz w:val="18"/>
          <w:szCs w:val="18"/>
        </w:rPr>
        <w:t>14</w:t>
      </w:r>
      <w:r w:rsidRPr="5AE7D4DF" w:rsidR="35245A9E">
        <w:rPr>
          <w:rFonts w:ascii="Verdana" w:hAnsi="Verdana" w:eastAsia="Verdana" w:cs="Verdana"/>
          <w:sz w:val="18"/>
          <w:szCs w:val="18"/>
        </w:rPr>
        <w:t xml:space="preserve">: </w:t>
      </w:r>
    </w:p>
    <w:p w:rsidR="27D396A7" w:rsidP="06343C6B" w:rsidRDefault="27D396A7" w14:paraId="55CF14CD" w14:textId="6209919D">
      <w:pPr>
        <w:spacing w:line="257" w:lineRule="auto"/>
        <w:jc w:val="both"/>
      </w:pPr>
      <w:r w:rsidRPr="06343C6B">
        <w:rPr>
          <w:rFonts w:ascii="Verdana" w:hAnsi="Verdana" w:eastAsia="Verdana" w:cs="Verdana"/>
          <w:sz w:val="18"/>
          <w:szCs w:val="18"/>
        </w:rPr>
        <w:t xml:space="preserve"> </w:t>
      </w:r>
    </w:p>
    <w:p w:rsidR="27D396A7" w:rsidP="06343C6B" w:rsidRDefault="27D396A7" w14:paraId="41C1C5E5" w14:textId="5274054B">
      <w:pPr>
        <w:spacing w:line="257" w:lineRule="auto"/>
        <w:jc w:val="both"/>
      </w:pPr>
      <w:r w:rsidRPr="06343C6B">
        <w:rPr>
          <w:rFonts w:ascii="Verdana" w:hAnsi="Verdana" w:eastAsia="Verdana" w:cs="Verdana"/>
          <w:sz w:val="18"/>
          <w:szCs w:val="18"/>
        </w:rPr>
        <w:t xml:space="preserve">Rather than going through the list of used cars one by one to find trends in the data, we produced dependencies. These include </w:t>
      </w:r>
      <w:r w:rsidRPr="06343C6B" w:rsidR="2296ACA2">
        <w:rPr>
          <w:rFonts w:ascii="Verdana" w:hAnsi="Verdana" w:eastAsia="Verdana" w:cs="Verdana"/>
          <w:sz w:val="18"/>
          <w:szCs w:val="18"/>
        </w:rPr>
        <w:t>the number of</w:t>
      </w:r>
      <w:r w:rsidRPr="06343C6B">
        <w:rPr>
          <w:rFonts w:ascii="Verdana" w:hAnsi="Verdana" w:eastAsia="Verdana" w:cs="Verdana"/>
          <w:sz w:val="18"/>
          <w:szCs w:val="18"/>
        </w:rPr>
        <w:t xml:space="preserve"> used cars (count) available in a Year, on one Location, what type of transmission they </w:t>
      </w:r>
      <w:r w:rsidRPr="06343C6B" w:rsidR="2554B6F9">
        <w:rPr>
          <w:rFonts w:ascii="Verdana" w:hAnsi="Verdana" w:eastAsia="Verdana" w:cs="Verdana"/>
          <w:sz w:val="18"/>
          <w:szCs w:val="18"/>
        </w:rPr>
        <w:t>have,</w:t>
      </w:r>
      <w:r w:rsidRPr="06343C6B">
        <w:rPr>
          <w:rFonts w:ascii="Verdana" w:hAnsi="Verdana" w:eastAsia="Verdana" w:cs="Verdana"/>
          <w:sz w:val="18"/>
          <w:szCs w:val="18"/>
        </w:rPr>
        <w:t xml:space="preserve"> </w:t>
      </w:r>
      <w:r w:rsidRPr="06343C6B" w:rsidR="5621B45F">
        <w:rPr>
          <w:rFonts w:ascii="Verdana" w:hAnsi="Verdana" w:eastAsia="Verdana" w:cs="Verdana"/>
          <w:sz w:val="18"/>
          <w:szCs w:val="18"/>
        </w:rPr>
        <w:t>and</w:t>
      </w:r>
      <w:r w:rsidRPr="06343C6B">
        <w:rPr>
          <w:rFonts w:ascii="Verdana" w:hAnsi="Verdana" w:eastAsia="Verdana" w:cs="Verdana"/>
          <w:sz w:val="18"/>
          <w:szCs w:val="18"/>
        </w:rPr>
        <w:t xml:space="preserve"> which fuel these cars run on. Other than this the crucial factors that might affect the price of these car are </w:t>
      </w:r>
      <w:r w:rsidRPr="06343C6B">
        <w:rPr>
          <w:rFonts w:ascii="Verdana" w:hAnsi="Verdana" w:eastAsia="Verdana" w:cs="Verdana"/>
          <w:sz w:val="18"/>
          <w:szCs w:val="18"/>
        </w:rPr>
        <w:lastRenderedPageBreak/>
        <w:t xml:space="preserve">the cars themselves (name of cars), number of kilometers the car is driven so far and the number of seats they have. To summarize we have tried to find trends for the availability of used cars and their prices based on the data available. </w:t>
      </w:r>
    </w:p>
    <w:p w:rsidR="27D396A7" w:rsidP="06343C6B" w:rsidRDefault="27D396A7" w14:paraId="506999F9" w14:textId="1EF446E3">
      <w:pPr>
        <w:spacing w:line="257" w:lineRule="auto"/>
        <w:jc w:val="both"/>
      </w:pPr>
      <w:r w:rsidRPr="06343C6B">
        <w:rPr>
          <w:rFonts w:ascii="Verdana" w:hAnsi="Verdana" w:eastAsia="Verdana" w:cs="Verdana"/>
          <w:sz w:val="18"/>
          <w:szCs w:val="18"/>
        </w:rPr>
        <w:t xml:space="preserve"> </w:t>
      </w:r>
    </w:p>
    <w:p w:rsidR="66B782E0" w:rsidP="06343C6B" w:rsidRDefault="66B782E0" w14:paraId="34258F7E" w14:textId="1A53F221">
      <w:pPr>
        <w:spacing w:line="257" w:lineRule="auto"/>
        <w:jc w:val="both"/>
      </w:pPr>
      <w:r w:rsidRPr="06343C6B">
        <w:rPr>
          <w:rFonts w:ascii="Verdana" w:hAnsi="Verdana" w:eastAsia="Verdana" w:cs="Verdana"/>
          <w:sz w:val="18"/>
          <w:szCs w:val="18"/>
        </w:rPr>
        <w:t>The following</w:t>
      </w:r>
      <w:r w:rsidRPr="06343C6B" w:rsidR="27D396A7">
        <w:rPr>
          <w:rFonts w:ascii="Verdana" w:hAnsi="Verdana" w:eastAsia="Verdana" w:cs="Verdana"/>
          <w:sz w:val="18"/>
          <w:szCs w:val="18"/>
        </w:rPr>
        <w:t xml:space="preserve"> figures summarize general trends that are consistent in the dataset. </w:t>
      </w:r>
    </w:p>
    <w:p w:rsidR="27D396A7" w:rsidP="06343C6B" w:rsidRDefault="27D396A7" w14:paraId="3CD22B46" w14:textId="414A27DF">
      <w:pPr>
        <w:spacing w:line="257" w:lineRule="auto"/>
        <w:jc w:val="both"/>
      </w:pPr>
      <w:r w:rsidRPr="06343C6B">
        <w:rPr>
          <w:rFonts w:ascii="Verdana" w:hAnsi="Verdana" w:eastAsia="Verdana" w:cs="Verdana"/>
          <w:sz w:val="18"/>
          <w:szCs w:val="18"/>
        </w:rPr>
        <w:t xml:space="preserve"> </w:t>
      </w:r>
    </w:p>
    <w:p w:rsidR="27D396A7" w:rsidP="06343C6B" w:rsidRDefault="27D396A7" w14:paraId="002712AF" w14:textId="441B7613">
      <w:pPr>
        <w:spacing w:line="257" w:lineRule="auto"/>
        <w:jc w:val="both"/>
      </w:pPr>
      <w:r w:rsidRPr="06343C6B">
        <w:rPr>
          <w:rFonts w:ascii="Verdana" w:hAnsi="Verdana" w:eastAsia="Verdana" w:cs="Verdana"/>
          <w:b/>
          <w:bCs/>
          <w:sz w:val="18"/>
          <w:szCs w:val="18"/>
        </w:rPr>
        <w:t>Count by Year</w:t>
      </w:r>
    </w:p>
    <w:p w:rsidR="27D396A7" w:rsidP="06343C6B" w:rsidRDefault="27D396A7" w14:paraId="554AB231" w14:textId="26AA56D8">
      <w:pPr>
        <w:spacing w:line="257" w:lineRule="auto"/>
        <w:jc w:val="both"/>
      </w:pPr>
      <w:r w:rsidRPr="06343C6B">
        <w:rPr>
          <w:rFonts w:ascii="Verdana" w:hAnsi="Verdana" w:eastAsia="Verdana" w:cs="Verdana"/>
          <w:sz w:val="18"/>
          <w:szCs w:val="18"/>
        </w:rPr>
        <w:t xml:space="preserve"> </w:t>
      </w:r>
    </w:p>
    <w:p w:rsidR="27D396A7" w:rsidP="06343C6B" w:rsidRDefault="27D396A7" w14:paraId="1811EDFF" w14:textId="051AAA3F">
      <w:pPr>
        <w:spacing w:line="257" w:lineRule="auto"/>
        <w:jc w:val="both"/>
      </w:pPr>
      <w:r w:rsidRPr="5AE7D4DF" w:rsidR="27D396A7">
        <w:rPr>
          <w:rFonts w:ascii="Verdana" w:hAnsi="Verdana" w:eastAsia="Verdana" w:cs="Verdana"/>
          <w:sz w:val="18"/>
          <w:szCs w:val="18"/>
        </w:rPr>
        <w:t>The graph in fig</w:t>
      </w:r>
      <w:r w:rsidRPr="5AE7D4DF" w:rsidR="7939FFB3">
        <w:rPr>
          <w:rFonts w:ascii="Verdana" w:hAnsi="Verdana" w:eastAsia="Verdana" w:cs="Verdana"/>
          <w:sz w:val="18"/>
          <w:szCs w:val="18"/>
        </w:rPr>
        <w:t xml:space="preserve">ure </w:t>
      </w:r>
      <w:r w:rsidRPr="5AE7D4DF" w:rsidR="27D396A7">
        <w:rPr>
          <w:rFonts w:ascii="Verdana" w:hAnsi="Verdana" w:eastAsia="Verdana" w:cs="Verdana"/>
          <w:sz w:val="18"/>
          <w:szCs w:val="18"/>
        </w:rPr>
        <w:t xml:space="preserve">15 shows an increase in the number of used cars available as the years pass and shows a decrease. </w:t>
      </w:r>
    </w:p>
    <w:p w:rsidR="27D396A7" w:rsidP="06343C6B" w:rsidRDefault="27D396A7" w14:paraId="7B4F339A" w14:textId="724EE639">
      <w:pPr>
        <w:spacing w:line="257" w:lineRule="auto"/>
        <w:jc w:val="both"/>
      </w:pPr>
      <w:r w:rsidRPr="06343C6B">
        <w:rPr>
          <w:rFonts w:ascii="Verdana" w:hAnsi="Verdana" w:eastAsia="Verdana" w:cs="Verdana"/>
          <w:sz w:val="18"/>
          <w:szCs w:val="18"/>
        </w:rPr>
        <w:t xml:space="preserve"> </w:t>
      </w:r>
    </w:p>
    <w:p w:rsidR="27D396A7" w:rsidP="06343C6B" w:rsidRDefault="27D396A7" w14:paraId="06EFE170" w14:textId="10A78662">
      <w:pPr>
        <w:spacing w:line="257" w:lineRule="auto"/>
        <w:jc w:val="both"/>
      </w:pPr>
      <w:r>
        <w:rPr>
          <w:noProof/>
        </w:rPr>
        <w:drawing>
          <wp:inline distT="0" distB="0" distL="0" distR="0" wp14:anchorId="273FC006" wp14:editId="31F3DA27">
            <wp:extent cx="3379470" cy="2447365"/>
            <wp:effectExtent l="0" t="0" r="0" b="3810"/>
            <wp:docPr id="1513088741" name="Picture 1513088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01047" cy="2462990"/>
                    </a:xfrm>
                    <a:prstGeom prst="rect">
                      <a:avLst/>
                    </a:prstGeom>
                  </pic:spPr>
                </pic:pic>
              </a:graphicData>
            </a:graphic>
          </wp:inline>
        </w:drawing>
      </w:r>
    </w:p>
    <w:p w:rsidR="27D396A7" w:rsidP="5AE7D4DF" w:rsidRDefault="27D396A7" w14:paraId="4BBF89B1" w14:textId="11D0B085">
      <w:pPr>
        <w:spacing w:line="257" w:lineRule="auto"/>
        <w:jc w:val="both"/>
        <w:rPr>
          <w:rFonts w:ascii="Verdana" w:hAnsi="Verdana" w:eastAsia="Verdana" w:cs="Verdana"/>
          <w:sz w:val="18"/>
          <w:szCs w:val="18"/>
        </w:rPr>
      </w:pPr>
      <w:r w:rsidRPr="5AE7D4DF" w:rsidR="27D396A7">
        <w:rPr>
          <w:rFonts w:ascii="Verdana" w:hAnsi="Verdana" w:eastAsia="Verdana" w:cs="Verdana"/>
          <w:sz w:val="18"/>
          <w:szCs w:val="18"/>
        </w:rPr>
        <w:t>Fig</w:t>
      </w:r>
      <w:r w:rsidRPr="5AE7D4DF" w:rsidR="3EA1F7AE">
        <w:rPr>
          <w:rFonts w:ascii="Verdana" w:hAnsi="Verdana" w:eastAsia="Verdana" w:cs="Verdana"/>
          <w:sz w:val="18"/>
          <w:szCs w:val="18"/>
        </w:rPr>
        <w:t xml:space="preserve">ure </w:t>
      </w:r>
      <w:r w:rsidRPr="5AE7D4DF" w:rsidR="27D396A7">
        <w:rPr>
          <w:rFonts w:ascii="Verdana" w:hAnsi="Verdana" w:eastAsia="Verdana" w:cs="Verdana"/>
          <w:sz w:val="18"/>
          <w:szCs w:val="18"/>
        </w:rPr>
        <w:t>15</w:t>
      </w:r>
      <w:r w:rsidRPr="5AE7D4DF" w:rsidR="163EF36B">
        <w:rPr>
          <w:rFonts w:ascii="Verdana" w:hAnsi="Verdana" w:eastAsia="Verdana" w:cs="Verdana"/>
          <w:sz w:val="18"/>
          <w:szCs w:val="18"/>
        </w:rPr>
        <w:t xml:space="preserve">: </w:t>
      </w:r>
    </w:p>
    <w:p w:rsidR="27D396A7" w:rsidP="06343C6B" w:rsidRDefault="27D396A7" w14:paraId="214AF5C3" w14:textId="6576E0DC">
      <w:pPr>
        <w:spacing w:line="257" w:lineRule="auto"/>
        <w:jc w:val="both"/>
      </w:pPr>
      <w:r w:rsidRPr="06343C6B">
        <w:rPr>
          <w:rFonts w:ascii="Verdana" w:hAnsi="Verdana" w:eastAsia="Verdana" w:cs="Verdana"/>
          <w:sz w:val="18"/>
          <w:szCs w:val="18"/>
        </w:rPr>
        <w:t xml:space="preserve"> </w:t>
      </w:r>
    </w:p>
    <w:p w:rsidR="27D396A7" w:rsidP="06343C6B" w:rsidRDefault="27D396A7" w14:paraId="6F710217" w14:textId="3A614287">
      <w:pPr>
        <w:spacing w:line="257" w:lineRule="auto"/>
        <w:jc w:val="both"/>
      </w:pPr>
      <w:r w:rsidRPr="06343C6B">
        <w:rPr>
          <w:rFonts w:ascii="Verdana" w:hAnsi="Verdana" w:eastAsia="Verdana" w:cs="Verdana"/>
          <w:b/>
          <w:bCs/>
          <w:sz w:val="18"/>
          <w:szCs w:val="18"/>
        </w:rPr>
        <w:t>Count by Location</w:t>
      </w:r>
    </w:p>
    <w:p w:rsidR="27D396A7" w:rsidP="06343C6B" w:rsidRDefault="27D396A7" w14:paraId="5C015BAB" w14:textId="2826CE87">
      <w:pPr>
        <w:spacing w:line="257" w:lineRule="auto"/>
        <w:jc w:val="both"/>
      </w:pPr>
      <w:r w:rsidRPr="06343C6B">
        <w:rPr>
          <w:rFonts w:ascii="Verdana" w:hAnsi="Verdana" w:eastAsia="Verdana" w:cs="Verdana"/>
          <w:b/>
          <w:bCs/>
          <w:sz w:val="18"/>
          <w:szCs w:val="18"/>
        </w:rPr>
        <w:t xml:space="preserve"> </w:t>
      </w:r>
    </w:p>
    <w:p w:rsidR="27D396A7" w:rsidP="06343C6B" w:rsidRDefault="27D396A7" w14:paraId="549CBA4C" w14:textId="4403CBED">
      <w:pPr>
        <w:spacing w:line="257" w:lineRule="auto"/>
        <w:jc w:val="both"/>
      </w:pPr>
      <w:r w:rsidRPr="06343C6B">
        <w:rPr>
          <w:rFonts w:ascii="Verdana" w:hAnsi="Verdana" w:eastAsia="Verdana" w:cs="Verdana"/>
          <w:sz w:val="18"/>
          <w:szCs w:val="18"/>
        </w:rPr>
        <w:t xml:space="preserve">How the number of used cars available varies by location is shown in fig-16. </w:t>
      </w:r>
    </w:p>
    <w:p w:rsidR="27D396A7" w:rsidP="06343C6B" w:rsidRDefault="27D396A7" w14:paraId="3B9AED0E" w14:textId="32B476EB">
      <w:pPr>
        <w:spacing w:line="257" w:lineRule="auto"/>
        <w:jc w:val="both"/>
      </w:pPr>
      <w:r w:rsidRPr="06343C6B">
        <w:rPr>
          <w:rFonts w:ascii="Verdana" w:hAnsi="Verdana" w:eastAsia="Verdana" w:cs="Verdana"/>
          <w:sz w:val="18"/>
          <w:szCs w:val="18"/>
        </w:rPr>
        <w:t xml:space="preserve"> </w:t>
      </w:r>
    </w:p>
    <w:p w:rsidR="27D396A7" w:rsidP="06343C6B" w:rsidRDefault="27D396A7" w14:paraId="09643E7E" w14:textId="4DCA485A">
      <w:pPr>
        <w:spacing w:line="257" w:lineRule="auto"/>
        <w:jc w:val="both"/>
      </w:pPr>
      <w:r>
        <w:rPr>
          <w:noProof/>
        </w:rPr>
        <w:drawing>
          <wp:inline distT="0" distB="0" distL="0" distR="0" wp14:anchorId="5B2F75E6" wp14:editId="70CFA892">
            <wp:extent cx="3200400" cy="2644140"/>
            <wp:effectExtent l="0" t="0" r="0" b="0"/>
            <wp:docPr id="1064079661" name="Picture 106407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24554" cy="2664096"/>
                    </a:xfrm>
                    <a:prstGeom prst="rect">
                      <a:avLst/>
                    </a:prstGeom>
                  </pic:spPr>
                </pic:pic>
              </a:graphicData>
            </a:graphic>
          </wp:inline>
        </w:drawing>
      </w:r>
    </w:p>
    <w:p w:rsidR="27D396A7" w:rsidP="5AE7D4DF" w:rsidRDefault="27D396A7" w14:paraId="5C576614" w14:textId="351EEE54">
      <w:pPr>
        <w:spacing w:line="257" w:lineRule="auto"/>
        <w:jc w:val="both"/>
        <w:rPr>
          <w:rFonts w:ascii="Verdana" w:hAnsi="Verdana" w:eastAsia="Verdana" w:cs="Verdana"/>
          <w:sz w:val="18"/>
          <w:szCs w:val="18"/>
        </w:rPr>
      </w:pPr>
      <w:r w:rsidRPr="5AE7D4DF" w:rsidR="27D396A7">
        <w:rPr>
          <w:rFonts w:ascii="Verdana" w:hAnsi="Verdana" w:eastAsia="Verdana" w:cs="Verdana"/>
          <w:sz w:val="18"/>
          <w:szCs w:val="18"/>
        </w:rPr>
        <w:t>Fig</w:t>
      </w:r>
      <w:r w:rsidRPr="5AE7D4DF" w:rsidR="29CAF2AC">
        <w:rPr>
          <w:rFonts w:ascii="Verdana" w:hAnsi="Verdana" w:eastAsia="Verdana" w:cs="Verdana"/>
          <w:sz w:val="18"/>
          <w:szCs w:val="18"/>
        </w:rPr>
        <w:t xml:space="preserve">ure </w:t>
      </w:r>
      <w:r w:rsidRPr="5AE7D4DF" w:rsidR="27D396A7">
        <w:rPr>
          <w:rFonts w:ascii="Verdana" w:hAnsi="Verdana" w:eastAsia="Verdana" w:cs="Verdana"/>
          <w:sz w:val="18"/>
          <w:szCs w:val="18"/>
        </w:rPr>
        <w:t>16</w:t>
      </w:r>
      <w:r w:rsidRPr="5AE7D4DF" w:rsidR="4CEBD52F">
        <w:rPr>
          <w:rFonts w:ascii="Verdana" w:hAnsi="Verdana" w:eastAsia="Verdana" w:cs="Verdana"/>
          <w:sz w:val="18"/>
          <w:szCs w:val="18"/>
        </w:rPr>
        <w:t>:</w:t>
      </w:r>
    </w:p>
    <w:p w:rsidR="27D396A7" w:rsidP="06343C6B" w:rsidRDefault="27D396A7" w14:paraId="0A894628" w14:textId="16B6CC55">
      <w:pPr>
        <w:spacing w:line="257" w:lineRule="auto"/>
        <w:jc w:val="both"/>
      </w:pPr>
      <w:r w:rsidRPr="06343C6B">
        <w:rPr>
          <w:rFonts w:ascii="Verdana" w:hAnsi="Verdana" w:eastAsia="Verdana" w:cs="Verdana"/>
          <w:sz w:val="18"/>
          <w:szCs w:val="18"/>
        </w:rPr>
        <w:t xml:space="preserve"> </w:t>
      </w:r>
    </w:p>
    <w:p w:rsidR="27D396A7" w:rsidP="06343C6B" w:rsidRDefault="27D396A7" w14:paraId="2FE129D8" w14:textId="67D8E3AA">
      <w:pPr>
        <w:spacing w:line="257" w:lineRule="auto"/>
        <w:jc w:val="both"/>
      </w:pPr>
      <w:r w:rsidRPr="06343C6B">
        <w:rPr>
          <w:rFonts w:ascii="Verdana" w:hAnsi="Verdana" w:eastAsia="Verdana" w:cs="Verdana"/>
          <w:sz w:val="18"/>
          <w:szCs w:val="18"/>
        </w:rPr>
        <w:t xml:space="preserve"> </w:t>
      </w:r>
    </w:p>
    <w:p w:rsidR="27D396A7" w:rsidP="06343C6B" w:rsidRDefault="27D396A7" w14:paraId="02F0877A" w14:textId="2FDE7161">
      <w:pPr>
        <w:spacing w:line="257" w:lineRule="auto"/>
        <w:jc w:val="both"/>
      </w:pPr>
      <w:r w:rsidRPr="06343C6B">
        <w:rPr>
          <w:rFonts w:ascii="Verdana" w:hAnsi="Verdana" w:eastAsia="Verdana" w:cs="Verdana"/>
          <w:b/>
          <w:bCs/>
          <w:sz w:val="18"/>
          <w:szCs w:val="18"/>
        </w:rPr>
        <w:t>Count by Transmission</w:t>
      </w:r>
    </w:p>
    <w:p w:rsidR="27D396A7" w:rsidP="06343C6B" w:rsidRDefault="27D396A7" w14:paraId="40FBEFE0" w14:textId="5763FC62">
      <w:pPr>
        <w:spacing w:line="257" w:lineRule="auto"/>
        <w:jc w:val="both"/>
      </w:pPr>
      <w:r w:rsidRPr="06343C6B">
        <w:rPr>
          <w:rFonts w:ascii="Verdana" w:hAnsi="Verdana" w:eastAsia="Verdana" w:cs="Verdana"/>
          <w:b/>
          <w:bCs/>
          <w:sz w:val="18"/>
          <w:szCs w:val="18"/>
        </w:rPr>
        <w:t xml:space="preserve"> </w:t>
      </w:r>
    </w:p>
    <w:p w:rsidR="27D396A7" w:rsidP="06343C6B" w:rsidRDefault="27D396A7" w14:paraId="3B70CD3C" w14:textId="39FD50D5">
      <w:pPr>
        <w:spacing w:line="257" w:lineRule="auto"/>
        <w:jc w:val="both"/>
      </w:pPr>
      <w:r w:rsidRPr="5AE7D4DF" w:rsidR="27D396A7">
        <w:rPr>
          <w:rFonts w:ascii="Verdana" w:hAnsi="Verdana" w:eastAsia="Verdana" w:cs="Verdana"/>
          <w:sz w:val="18"/>
          <w:szCs w:val="18"/>
        </w:rPr>
        <w:t xml:space="preserve">The following figure - 17 is a pie chart which </w:t>
      </w:r>
      <w:r w:rsidRPr="5AE7D4DF" w:rsidR="12257F70">
        <w:rPr>
          <w:rFonts w:ascii="Verdana" w:hAnsi="Verdana" w:eastAsia="Verdana" w:cs="Verdana"/>
          <w:sz w:val="18"/>
          <w:szCs w:val="18"/>
        </w:rPr>
        <w:t>distinguishes</w:t>
      </w:r>
      <w:r w:rsidRPr="5AE7D4DF" w:rsidR="27D396A7">
        <w:rPr>
          <w:rFonts w:ascii="Verdana" w:hAnsi="Verdana" w:eastAsia="Verdana" w:cs="Verdana"/>
          <w:sz w:val="18"/>
          <w:szCs w:val="18"/>
        </w:rPr>
        <w:t xml:space="preserve"> the number of cars available depending on the type of transmission they have. </w:t>
      </w:r>
    </w:p>
    <w:p w:rsidR="27D396A7" w:rsidP="06343C6B" w:rsidRDefault="27D396A7" w14:paraId="50A9AA85" w14:textId="2F245C24">
      <w:pPr>
        <w:spacing w:line="257" w:lineRule="auto"/>
        <w:jc w:val="both"/>
      </w:pPr>
      <w:r>
        <w:rPr>
          <w:noProof/>
        </w:rPr>
        <w:drawing>
          <wp:inline distT="0" distB="0" distL="0" distR="0" wp14:anchorId="603F1E1E" wp14:editId="2F4D2F6F">
            <wp:extent cx="3200400" cy="3057525"/>
            <wp:effectExtent l="0" t="0" r="0" b="3175"/>
            <wp:docPr id="313132776" name="Picture 31313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208191" cy="3064968"/>
                    </a:xfrm>
                    <a:prstGeom prst="rect">
                      <a:avLst/>
                    </a:prstGeom>
                  </pic:spPr>
                </pic:pic>
              </a:graphicData>
            </a:graphic>
          </wp:inline>
        </w:drawing>
      </w:r>
    </w:p>
    <w:p w:rsidR="27D396A7" w:rsidP="06343C6B" w:rsidRDefault="27D396A7" w14:paraId="338EE15B" w14:textId="7A9E3A32">
      <w:pPr>
        <w:spacing w:line="257" w:lineRule="auto"/>
        <w:jc w:val="both"/>
      </w:pPr>
      <w:r w:rsidRPr="06343C6B">
        <w:rPr>
          <w:rFonts w:ascii="Verdana" w:hAnsi="Verdana" w:eastAsia="Verdana" w:cs="Verdana"/>
          <w:sz w:val="18"/>
          <w:szCs w:val="18"/>
        </w:rPr>
        <w:t xml:space="preserve"> </w:t>
      </w:r>
    </w:p>
    <w:p w:rsidR="27D396A7" w:rsidP="06343C6B" w:rsidRDefault="27D396A7" w14:paraId="4D6BF040" w14:textId="60EB542D">
      <w:pPr>
        <w:spacing w:line="257" w:lineRule="auto"/>
        <w:jc w:val="both"/>
      </w:pPr>
      <w:r w:rsidRPr="5AE7D4DF" w:rsidR="27D396A7">
        <w:rPr>
          <w:rFonts w:ascii="Verdana" w:hAnsi="Verdana" w:eastAsia="Verdana" w:cs="Verdana"/>
          <w:sz w:val="18"/>
          <w:szCs w:val="18"/>
        </w:rPr>
        <w:t>Fig</w:t>
      </w:r>
      <w:r w:rsidRPr="5AE7D4DF" w:rsidR="77A73B95">
        <w:rPr>
          <w:rFonts w:ascii="Verdana" w:hAnsi="Verdana" w:eastAsia="Verdana" w:cs="Verdana"/>
          <w:sz w:val="18"/>
          <w:szCs w:val="18"/>
        </w:rPr>
        <w:t xml:space="preserve">ure </w:t>
      </w:r>
      <w:r w:rsidRPr="5AE7D4DF" w:rsidR="27D396A7">
        <w:rPr>
          <w:rFonts w:ascii="Verdana" w:hAnsi="Verdana" w:eastAsia="Verdana" w:cs="Verdana"/>
          <w:sz w:val="18"/>
          <w:szCs w:val="18"/>
        </w:rPr>
        <w:t>17</w:t>
      </w:r>
      <w:r w:rsidRPr="5AE7D4DF" w:rsidR="1A6FF1C8">
        <w:rPr>
          <w:rFonts w:ascii="Verdana" w:hAnsi="Verdana" w:eastAsia="Verdana" w:cs="Verdana"/>
          <w:sz w:val="18"/>
          <w:szCs w:val="18"/>
        </w:rPr>
        <w:t>:</w:t>
      </w:r>
    </w:p>
    <w:p w:rsidR="27D396A7" w:rsidP="06343C6B" w:rsidRDefault="27D396A7" w14:paraId="6F7C9825" w14:textId="5D3351A1">
      <w:pPr>
        <w:spacing w:line="257" w:lineRule="auto"/>
        <w:jc w:val="both"/>
      </w:pPr>
      <w:r w:rsidRPr="06343C6B">
        <w:rPr>
          <w:rFonts w:ascii="Verdana" w:hAnsi="Verdana" w:eastAsia="Verdana" w:cs="Verdana"/>
          <w:sz w:val="18"/>
          <w:szCs w:val="18"/>
        </w:rPr>
        <w:t xml:space="preserve"> </w:t>
      </w:r>
    </w:p>
    <w:p w:rsidR="27D396A7" w:rsidP="06343C6B" w:rsidRDefault="27D396A7" w14:paraId="4B2BDB39" w14:textId="02CBBF00">
      <w:pPr>
        <w:spacing w:line="257" w:lineRule="auto"/>
        <w:jc w:val="both"/>
      </w:pPr>
      <w:r w:rsidRPr="06343C6B">
        <w:rPr>
          <w:rFonts w:ascii="Verdana" w:hAnsi="Verdana" w:eastAsia="Verdana" w:cs="Verdana"/>
          <w:b/>
          <w:bCs/>
          <w:sz w:val="18"/>
          <w:szCs w:val="18"/>
        </w:rPr>
        <w:t>Count by Fuel Type</w:t>
      </w:r>
    </w:p>
    <w:p w:rsidR="27D396A7" w:rsidP="06343C6B" w:rsidRDefault="27D396A7" w14:paraId="5ED5BC8D" w14:textId="33239337">
      <w:pPr>
        <w:spacing w:line="257" w:lineRule="auto"/>
        <w:jc w:val="both"/>
      </w:pPr>
      <w:r w:rsidRPr="06343C6B">
        <w:rPr>
          <w:rFonts w:ascii="Verdana" w:hAnsi="Verdana" w:eastAsia="Verdana" w:cs="Verdana"/>
          <w:b/>
          <w:bCs/>
          <w:sz w:val="18"/>
          <w:szCs w:val="18"/>
        </w:rPr>
        <w:t xml:space="preserve"> </w:t>
      </w:r>
    </w:p>
    <w:p w:rsidR="27D396A7" w:rsidP="06343C6B" w:rsidRDefault="27D396A7" w14:paraId="6FED01E5" w14:textId="3505E98C">
      <w:pPr>
        <w:spacing w:line="257" w:lineRule="auto"/>
        <w:jc w:val="both"/>
      </w:pPr>
      <w:r w:rsidRPr="06343C6B">
        <w:rPr>
          <w:rFonts w:ascii="Verdana" w:hAnsi="Verdana" w:eastAsia="Verdana" w:cs="Verdana"/>
          <w:sz w:val="18"/>
          <w:szCs w:val="18"/>
        </w:rPr>
        <w:t>Again, we used a pie chart to separate out cars based on the type of fuel they run on. Fig-18.</w:t>
      </w:r>
    </w:p>
    <w:p w:rsidR="27D396A7" w:rsidP="06343C6B" w:rsidRDefault="27D396A7" w14:paraId="156C9CF0" w14:textId="2FB76C6A">
      <w:pPr>
        <w:spacing w:line="257" w:lineRule="auto"/>
        <w:jc w:val="both"/>
      </w:pPr>
      <w:r>
        <w:rPr>
          <w:noProof/>
        </w:rPr>
        <w:lastRenderedPageBreak/>
        <w:drawing>
          <wp:inline distT="0" distB="0" distL="0" distR="0" wp14:anchorId="34A13D14" wp14:editId="487EAF10">
            <wp:extent cx="4429125" cy="2809875"/>
            <wp:effectExtent l="0" t="0" r="0" b="0"/>
            <wp:docPr id="249248213" name="Picture 24924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29125" cy="2809875"/>
                    </a:xfrm>
                    <a:prstGeom prst="rect">
                      <a:avLst/>
                    </a:prstGeom>
                  </pic:spPr>
                </pic:pic>
              </a:graphicData>
            </a:graphic>
          </wp:inline>
        </w:drawing>
      </w:r>
    </w:p>
    <w:p w:rsidR="27D396A7" w:rsidP="06343C6B" w:rsidRDefault="27D396A7" w14:paraId="381FAC85" w14:textId="567FD48D">
      <w:pPr>
        <w:spacing w:line="257" w:lineRule="auto"/>
        <w:jc w:val="both"/>
      </w:pPr>
      <w:r w:rsidRPr="06343C6B">
        <w:rPr>
          <w:rFonts w:ascii="Verdana" w:hAnsi="Verdana" w:eastAsia="Verdana" w:cs="Verdana"/>
          <w:sz w:val="18"/>
          <w:szCs w:val="18"/>
        </w:rPr>
        <w:t xml:space="preserve"> </w:t>
      </w:r>
    </w:p>
    <w:p w:rsidR="27D396A7" w:rsidP="5AE7D4DF" w:rsidRDefault="27D396A7" w14:paraId="72EAFA69" w14:textId="4CF1AD82">
      <w:pPr>
        <w:spacing w:line="257" w:lineRule="auto"/>
        <w:jc w:val="both"/>
        <w:rPr>
          <w:rFonts w:ascii="Verdana" w:hAnsi="Verdana" w:eastAsia="Verdana" w:cs="Verdana"/>
          <w:sz w:val="18"/>
          <w:szCs w:val="18"/>
        </w:rPr>
      </w:pPr>
      <w:r w:rsidRPr="5AE7D4DF" w:rsidR="27D396A7">
        <w:rPr>
          <w:rFonts w:ascii="Verdana" w:hAnsi="Verdana" w:eastAsia="Verdana" w:cs="Verdana"/>
          <w:sz w:val="18"/>
          <w:szCs w:val="18"/>
        </w:rPr>
        <w:t>Fig</w:t>
      </w:r>
      <w:r w:rsidRPr="5AE7D4DF" w:rsidR="4D3BC6B6">
        <w:rPr>
          <w:rFonts w:ascii="Verdana" w:hAnsi="Verdana" w:eastAsia="Verdana" w:cs="Verdana"/>
          <w:sz w:val="18"/>
          <w:szCs w:val="18"/>
        </w:rPr>
        <w:t xml:space="preserve">ure </w:t>
      </w:r>
      <w:r w:rsidRPr="5AE7D4DF" w:rsidR="27D396A7">
        <w:rPr>
          <w:rFonts w:ascii="Verdana" w:hAnsi="Verdana" w:eastAsia="Verdana" w:cs="Verdana"/>
          <w:sz w:val="18"/>
          <w:szCs w:val="18"/>
        </w:rPr>
        <w:t>18</w:t>
      </w:r>
      <w:r w:rsidRPr="5AE7D4DF" w:rsidR="1E901F78">
        <w:rPr>
          <w:rFonts w:ascii="Verdana" w:hAnsi="Verdana" w:eastAsia="Verdana" w:cs="Verdana"/>
          <w:sz w:val="18"/>
          <w:szCs w:val="18"/>
        </w:rPr>
        <w:t>:</w:t>
      </w:r>
    </w:p>
    <w:p w:rsidR="27D396A7" w:rsidP="06343C6B" w:rsidRDefault="27D396A7" w14:paraId="5B5C9254" w14:textId="48620362">
      <w:pPr>
        <w:spacing w:line="257" w:lineRule="auto"/>
        <w:jc w:val="both"/>
      </w:pPr>
      <w:r w:rsidRPr="06343C6B">
        <w:rPr>
          <w:rFonts w:ascii="Verdana" w:hAnsi="Verdana" w:eastAsia="Verdana" w:cs="Verdana"/>
          <w:sz w:val="18"/>
          <w:szCs w:val="18"/>
        </w:rPr>
        <w:t xml:space="preserve"> </w:t>
      </w:r>
    </w:p>
    <w:p w:rsidR="27D396A7" w:rsidP="06343C6B" w:rsidRDefault="27D396A7" w14:paraId="669B3297" w14:textId="305DD865">
      <w:pPr>
        <w:spacing w:line="257" w:lineRule="auto"/>
        <w:jc w:val="both"/>
      </w:pPr>
      <w:r w:rsidRPr="5AE7D4DF" w:rsidR="6F367EF1">
        <w:rPr>
          <w:rFonts w:ascii="Verdana" w:hAnsi="Verdana" w:eastAsia="Verdana" w:cs="Verdana"/>
          <w:sz w:val="18"/>
          <w:szCs w:val="18"/>
        </w:rPr>
        <w:t>The purpose</w:t>
      </w:r>
      <w:r w:rsidRPr="5AE7D4DF" w:rsidR="27D396A7">
        <w:rPr>
          <w:rFonts w:ascii="Verdana" w:hAnsi="Verdana" w:eastAsia="Verdana" w:cs="Verdana"/>
          <w:sz w:val="18"/>
          <w:szCs w:val="18"/>
        </w:rPr>
        <w:t xml:space="preserve"> of using pie chart is that there are categories that the distinction is being based upon. So, a pie chart gives </w:t>
      </w:r>
      <w:r w:rsidRPr="5AE7D4DF" w:rsidR="104FFBB7">
        <w:rPr>
          <w:rFonts w:ascii="Verdana" w:hAnsi="Verdana" w:eastAsia="Verdana" w:cs="Verdana"/>
          <w:sz w:val="18"/>
          <w:szCs w:val="18"/>
        </w:rPr>
        <w:t>a better</w:t>
      </w:r>
      <w:r w:rsidRPr="5AE7D4DF" w:rsidR="27D396A7">
        <w:rPr>
          <w:rFonts w:ascii="Verdana" w:hAnsi="Verdana" w:eastAsia="Verdana" w:cs="Verdana"/>
          <w:sz w:val="18"/>
          <w:szCs w:val="18"/>
        </w:rPr>
        <w:t xml:space="preserve"> representation of the data. </w:t>
      </w:r>
    </w:p>
    <w:p w:rsidR="27D396A7" w:rsidP="06343C6B" w:rsidRDefault="27D396A7" w14:paraId="0E02AA18" w14:textId="117501D7">
      <w:pPr>
        <w:spacing w:line="257" w:lineRule="auto"/>
        <w:jc w:val="both"/>
      </w:pPr>
      <w:r w:rsidRPr="06343C6B">
        <w:rPr>
          <w:rFonts w:ascii="Verdana" w:hAnsi="Verdana" w:eastAsia="Verdana" w:cs="Verdana"/>
          <w:sz w:val="18"/>
          <w:szCs w:val="18"/>
        </w:rPr>
        <w:t xml:space="preserve"> </w:t>
      </w:r>
    </w:p>
    <w:p w:rsidR="27D396A7" w:rsidP="06343C6B" w:rsidRDefault="27D396A7" w14:paraId="790D528E" w14:textId="40B554D8">
      <w:pPr>
        <w:spacing w:line="257" w:lineRule="auto"/>
        <w:jc w:val="both"/>
      </w:pPr>
      <w:r w:rsidRPr="06343C6B">
        <w:rPr>
          <w:rFonts w:ascii="Verdana" w:hAnsi="Verdana" w:eastAsia="Verdana" w:cs="Verdana"/>
          <w:b/>
          <w:bCs/>
          <w:sz w:val="19"/>
          <w:szCs w:val="19"/>
        </w:rPr>
        <w:t>Pricing</w:t>
      </w:r>
    </w:p>
    <w:p w:rsidR="27D396A7" w:rsidP="06343C6B" w:rsidRDefault="27D396A7" w14:paraId="48C17CBD" w14:textId="047D6AC4">
      <w:pPr>
        <w:spacing w:line="257" w:lineRule="auto"/>
        <w:jc w:val="both"/>
      </w:pPr>
      <w:r w:rsidRPr="06343C6B">
        <w:rPr>
          <w:rFonts w:ascii="Verdana" w:hAnsi="Verdana" w:eastAsia="Verdana" w:cs="Verdana"/>
          <w:sz w:val="18"/>
          <w:szCs w:val="18"/>
        </w:rPr>
        <w:t xml:space="preserve"> </w:t>
      </w:r>
    </w:p>
    <w:p w:rsidR="27D396A7" w:rsidP="06343C6B" w:rsidRDefault="27D396A7" w14:paraId="5C6B3020" w14:textId="43342663">
      <w:pPr>
        <w:spacing w:line="257" w:lineRule="auto"/>
        <w:jc w:val="both"/>
      </w:pPr>
      <w:r w:rsidRPr="06343C6B">
        <w:rPr>
          <w:rFonts w:ascii="Verdana" w:hAnsi="Verdana" w:eastAsia="Verdana" w:cs="Verdana"/>
          <w:sz w:val="18"/>
          <w:szCs w:val="18"/>
        </w:rPr>
        <w:t xml:space="preserve">An important is pricing of cars and all the effort revolves around providing the best rate to customers and readily available prices and that best matches customer preferences. To address this, the team produced graphical representations of the sum of prices depending on the factors available in the dataset. Name, Kilometers driven and, the number of seating capacity the car has. </w:t>
      </w:r>
    </w:p>
    <w:p w:rsidR="27D396A7" w:rsidP="06343C6B" w:rsidRDefault="27D396A7" w14:paraId="280E6F3D" w14:textId="01C5202A">
      <w:pPr>
        <w:spacing w:line="257" w:lineRule="auto"/>
        <w:jc w:val="both"/>
      </w:pPr>
      <w:r w:rsidRPr="06343C6B">
        <w:rPr>
          <w:rFonts w:ascii="Verdana" w:hAnsi="Verdana" w:eastAsia="Verdana" w:cs="Verdana"/>
          <w:sz w:val="18"/>
          <w:szCs w:val="18"/>
        </w:rPr>
        <w:t xml:space="preserve"> </w:t>
      </w:r>
    </w:p>
    <w:p w:rsidR="27D396A7" w:rsidP="06343C6B" w:rsidRDefault="27D396A7" w14:paraId="36C73262" w14:textId="46C77C82">
      <w:pPr>
        <w:spacing w:line="257" w:lineRule="auto"/>
        <w:jc w:val="both"/>
      </w:pPr>
      <w:r w:rsidRPr="06343C6B">
        <w:rPr>
          <w:rFonts w:ascii="Verdana" w:hAnsi="Verdana" w:eastAsia="Verdana" w:cs="Verdana"/>
          <w:b/>
          <w:bCs/>
          <w:sz w:val="18"/>
          <w:szCs w:val="18"/>
        </w:rPr>
        <w:t>Pricing by number of seats</w:t>
      </w:r>
    </w:p>
    <w:p w:rsidR="27D396A7" w:rsidP="06343C6B" w:rsidRDefault="27D396A7" w14:paraId="0191FE59" w14:textId="48B94525">
      <w:pPr>
        <w:spacing w:line="257" w:lineRule="auto"/>
        <w:jc w:val="both"/>
      </w:pPr>
      <w:r w:rsidRPr="06343C6B">
        <w:rPr>
          <w:rFonts w:ascii="Verdana" w:hAnsi="Verdana" w:eastAsia="Verdana" w:cs="Verdana"/>
          <w:b/>
          <w:bCs/>
          <w:sz w:val="18"/>
          <w:szCs w:val="18"/>
        </w:rPr>
        <w:t xml:space="preserve"> </w:t>
      </w:r>
    </w:p>
    <w:p w:rsidR="27D396A7" w:rsidP="06343C6B" w:rsidRDefault="27D396A7" w14:paraId="2AE83DC7" w14:textId="20B2D53D">
      <w:pPr>
        <w:spacing w:line="257" w:lineRule="auto"/>
        <w:jc w:val="both"/>
      </w:pPr>
      <w:r w:rsidRPr="06343C6B">
        <w:rPr>
          <w:rFonts w:ascii="Verdana" w:hAnsi="Verdana" w:eastAsia="Verdana" w:cs="Verdana"/>
          <w:sz w:val="18"/>
          <w:szCs w:val="18"/>
        </w:rPr>
        <w:t xml:space="preserve">The information in the following figures Fig-19, Fig-20, Fig-21 is straight forward and understandable. </w:t>
      </w:r>
    </w:p>
    <w:p w:rsidR="27D396A7" w:rsidP="06343C6B" w:rsidRDefault="27D396A7" w14:paraId="063433CF" w14:textId="3E581966">
      <w:pPr>
        <w:spacing w:line="257" w:lineRule="auto"/>
        <w:jc w:val="both"/>
      </w:pPr>
      <w:r w:rsidRPr="06343C6B">
        <w:rPr>
          <w:rFonts w:ascii="Verdana" w:hAnsi="Verdana" w:eastAsia="Verdana" w:cs="Verdana"/>
          <w:sz w:val="18"/>
          <w:szCs w:val="18"/>
        </w:rPr>
        <w:t xml:space="preserve">  </w:t>
      </w:r>
      <w:r>
        <w:rPr>
          <w:noProof/>
        </w:rPr>
        <w:drawing>
          <wp:inline distT="0" distB="0" distL="0" distR="0" wp14:anchorId="74C7D6A5" wp14:editId="1B8778BF">
            <wp:extent cx="3281045" cy="2913529"/>
            <wp:effectExtent l="0" t="0" r="0" b="0"/>
            <wp:docPr id="1935041398" name="Picture 193504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94941" cy="2925869"/>
                    </a:xfrm>
                    <a:prstGeom prst="rect">
                      <a:avLst/>
                    </a:prstGeom>
                  </pic:spPr>
                </pic:pic>
              </a:graphicData>
            </a:graphic>
          </wp:inline>
        </w:drawing>
      </w:r>
    </w:p>
    <w:p w:rsidR="27D396A7" w:rsidP="5AE7D4DF" w:rsidRDefault="27D396A7" w14:paraId="7B7E97D2" w14:textId="288A1402">
      <w:pPr>
        <w:spacing w:line="257" w:lineRule="auto"/>
        <w:jc w:val="both"/>
        <w:rPr>
          <w:rFonts w:ascii="Verdana" w:hAnsi="Verdana" w:eastAsia="Verdana" w:cs="Verdana"/>
          <w:sz w:val="18"/>
          <w:szCs w:val="18"/>
        </w:rPr>
      </w:pPr>
      <w:r w:rsidRPr="5AE7D4DF" w:rsidR="27D396A7">
        <w:rPr>
          <w:rFonts w:ascii="Verdana" w:hAnsi="Verdana" w:eastAsia="Verdana" w:cs="Verdana"/>
          <w:sz w:val="18"/>
          <w:szCs w:val="18"/>
        </w:rPr>
        <w:t>Fig</w:t>
      </w:r>
      <w:r w:rsidRPr="5AE7D4DF" w:rsidR="56ACC8E3">
        <w:rPr>
          <w:rFonts w:ascii="Verdana" w:hAnsi="Verdana" w:eastAsia="Verdana" w:cs="Verdana"/>
          <w:sz w:val="18"/>
          <w:szCs w:val="18"/>
        </w:rPr>
        <w:t xml:space="preserve">ure </w:t>
      </w:r>
      <w:r w:rsidRPr="5AE7D4DF" w:rsidR="27D396A7">
        <w:rPr>
          <w:rFonts w:ascii="Verdana" w:hAnsi="Verdana" w:eastAsia="Verdana" w:cs="Verdana"/>
          <w:sz w:val="18"/>
          <w:szCs w:val="18"/>
        </w:rPr>
        <w:t>19</w:t>
      </w:r>
      <w:r w:rsidRPr="5AE7D4DF" w:rsidR="2746B83F">
        <w:rPr>
          <w:rFonts w:ascii="Verdana" w:hAnsi="Verdana" w:eastAsia="Verdana" w:cs="Verdana"/>
          <w:sz w:val="18"/>
          <w:szCs w:val="18"/>
        </w:rPr>
        <w:t xml:space="preserve">: </w:t>
      </w:r>
    </w:p>
    <w:p w:rsidR="27D396A7" w:rsidP="06343C6B" w:rsidRDefault="27D396A7" w14:paraId="4DA2DC68" w14:textId="11A6689B">
      <w:pPr>
        <w:spacing w:line="257" w:lineRule="auto"/>
        <w:jc w:val="both"/>
      </w:pPr>
      <w:r w:rsidRPr="06343C6B">
        <w:rPr>
          <w:rFonts w:ascii="Verdana" w:hAnsi="Verdana" w:eastAsia="Verdana" w:cs="Verdana"/>
          <w:sz w:val="18"/>
          <w:szCs w:val="18"/>
        </w:rPr>
        <w:t xml:space="preserve"> </w:t>
      </w:r>
    </w:p>
    <w:p w:rsidR="27D396A7" w:rsidP="06343C6B" w:rsidRDefault="27D396A7" w14:paraId="68A560C6" w14:textId="1765736D">
      <w:pPr>
        <w:spacing w:line="257" w:lineRule="auto"/>
        <w:jc w:val="both"/>
      </w:pPr>
      <w:r w:rsidRPr="06343C6B">
        <w:rPr>
          <w:rFonts w:ascii="Verdana" w:hAnsi="Verdana" w:eastAsia="Verdana" w:cs="Verdana"/>
          <w:b/>
          <w:bCs/>
          <w:sz w:val="18"/>
          <w:szCs w:val="18"/>
        </w:rPr>
        <w:t>Pricing by Name</w:t>
      </w:r>
    </w:p>
    <w:p w:rsidR="27D396A7" w:rsidP="06343C6B" w:rsidRDefault="27D396A7" w14:paraId="675F94C9" w14:textId="10089DCB">
      <w:pPr>
        <w:spacing w:line="257" w:lineRule="auto"/>
        <w:jc w:val="both"/>
      </w:pPr>
      <w:r>
        <w:rPr>
          <w:noProof/>
        </w:rPr>
        <w:drawing>
          <wp:inline distT="0" distB="0" distL="0" distR="0" wp14:anchorId="70F4B6A6" wp14:editId="33CCF3AD">
            <wp:extent cx="2895600" cy="2519082"/>
            <wp:effectExtent l="0" t="0" r="0" b="0"/>
            <wp:docPr id="1138685124" name="Picture 113868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20652" cy="2540876"/>
                    </a:xfrm>
                    <a:prstGeom prst="rect">
                      <a:avLst/>
                    </a:prstGeom>
                  </pic:spPr>
                </pic:pic>
              </a:graphicData>
            </a:graphic>
          </wp:inline>
        </w:drawing>
      </w:r>
    </w:p>
    <w:p w:rsidR="27D396A7" w:rsidP="06343C6B" w:rsidRDefault="27D396A7" w14:paraId="46ADCB3D" w14:textId="391D80E9">
      <w:pPr>
        <w:spacing w:line="257" w:lineRule="auto"/>
        <w:jc w:val="both"/>
      </w:pPr>
      <w:r w:rsidRPr="06343C6B">
        <w:rPr>
          <w:rFonts w:ascii="Verdana" w:hAnsi="Verdana" w:eastAsia="Verdana" w:cs="Verdana"/>
          <w:b/>
          <w:bCs/>
          <w:sz w:val="18"/>
          <w:szCs w:val="18"/>
        </w:rPr>
        <w:t xml:space="preserve"> </w:t>
      </w:r>
    </w:p>
    <w:p w:rsidR="27D396A7" w:rsidP="5AE7D4DF" w:rsidRDefault="27D396A7" w14:paraId="1AFA4B37" w14:textId="1323F059">
      <w:pPr>
        <w:spacing w:line="257" w:lineRule="auto"/>
        <w:jc w:val="both"/>
        <w:rPr>
          <w:rFonts w:ascii="Verdana" w:hAnsi="Verdana" w:eastAsia="Verdana" w:cs="Verdana"/>
          <w:sz w:val="18"/>
          <w:szCs w:val="18"/>
        </w:rPr>
      </w:pPr>
      <w:r w:rsidRPr="5AE7D4DF" w:rsidR="27D396A7">
        <w:rPr>
          <w:rFonts w:ascii="Verdana" w:hAnsi="Verdana" w:eastAsia="Verdana" w:cs="Verdana"/>
          <w:sz w:val="18"/>
          <w:szCs w:val="18"/>
        </w:rPr>
        <w:t>Fig</w:t>
      </w:r>
      <w:r w:rsidRPr="5AE7D4DF" w:rsidR="7A508668">
        <w:rPr>
          <w:rFonts w:ascii="Verdana" w:hAnsi="Verdana" w:eastAsia="Verdana" w:cs="Verdana"/>
          <w:sz w:val="18"/>
          <w:szCs w:val="18"/>
        </w:rPr>
        <w:t xml:space="preserve">ure </w:t>
      </w:r>
      <w:r w:rsidRPr="5AE7D4DF" w:rsidR="27D396A7">
        <w:rPr>
          <w:rFonts w:ascii="Verdana" w:hAnsi="Verdana" w:eastAsia="Verdana" w:cs="Verdana"/>
          <w:sz w:val="18"/>
          <w:szCs w:val="18"/>
        </w:rPr>
        <w:t>20</w:t>
      </w:r>
      <w:r w:rsidRPr="5AE7D4DF" w:rsidR="205BFBC4">
        <w:rPr>
          <w:rFonts w:ascii="Verdana" w:hAnsi="Verdana" w:eastAsia="Verdana" w:cs="Verdana"/>
          <w:sz w:val="18"/>
          <w:szCs w:val="18"/>
        </w:rPr>
        <w:t>:</w:t>
      </w:r>
    </w:p>
    <w:p w:rsidR="27D396A7" w:rsidP="06343C6B" w:rsidRDefault="27D396A7" w14:paraId="2D1A25AA" w14:textId="0F493027">
      <w:pPr>
        <w:spacing w:line="257" w:lineRule="auto"/>
        <w:jc w:val="both"/>
      </w:pPr>
      <w:r w:rsidRPr="06343C6B">
        <w:rPr>
          <w:rFonts w:ascii="Verdana" w:hAnsi="Verdana" w:eastAsia="Verdana" w:cs="Verdana"/>
          <w:sz w:val="18"/>
          <w:szCs w:val="18"/>
        </w:rPr>
        <w:t xml:space="preserve"> </w:t>
      </w:r>
    </w:p>
    <w:p w:rsidR="27D396A7" w:rsidP="06343C6B" w:rsidRDefault="27D396A7" w14:paraId="3C0CBD5B" w14:textId="02750C59">
      <w:pPr>
        <w:spacing w:line="257" w:lineRule="auto"/>
        <w:jc w:val="both"/>
      </w:pPr>
      <w:r w:rsidRPr="06343C6B">
        <w:rPr>
          <w:rFonts w:ascii="Verdana" w:hAnsi="Verdana" w:eastAsia="Verdana" w:cs="Verdana"/>
          <w:b/>
          <w:bCs/>
          <w:sz w:val="18"/>
          <w:szCs w:val="18"/>
        </w:rPr>
        <w:t>Pricing by Kilometers Driven</w:t>
      </w:r>
    </w:p>
    <w:p w:rsidR="27D396A7" w:rsidP="06343C6B" w:rsidRDefault="27D396A7" w14:paraId="27615974" w14:textId="6CE3EA30">
      <w:pPr>
        <w:spacing w:line="257" w:lineRule="auto"/>
        <w:jc w:val="both"/>
      </w:pPr>
      <w:r>
        <w:rPr>
          <w:noProof/>
        </w:rPr>
        <w:lastRenderedPageBreak/>
        <w:drawing>
          <wp:inline distT="0" distB="0" distL="0" distR="0" wp14:anchorId="034689AE" wp14:editId="608E5A1F">
            <wp:extent cx="2850515" cy="2366682"/>
            <wp:effectExtent l="0" t="0" r="0" b="0"/>
            <wp:docPr id="1489811036" name="Picture 148981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71073" cy="2383750"/>
                    </a:xfrm>
                    <a:prstGeom prst="rect">
                      <a:avLst/>
                    </a:prstGeom>
                  </pic:spPr>
                </pic:pic>
              </a:graphicData>
            </a:graphic>
          </wp:inline>
        </w:drawing>
      </w:r>
    </w:p>
    <w:p w:rsidR="27D396A7" w:rsidP="06343C6B" w:rsidRDefault="27D396A7" w14:paraId="1ACBB916" w14:textId="6D2A7252">
      <w:pPr>
        <w:spacing w:line="257" w:lineRule="auto"/>
        <w:jc w:val="both"/>
      </w:pPr>
      <w:r w:rsidRPr="06343C6B">
        <w:rPr>
          <w:rFonts w:ascii="Verdana" w:hAnsi="Verdana" w:eastAsia="Verdana" w:cs="Verdana"/>
          <w:b/>
          <w:bCs/>
          <w:sz w:val="18"/>
          <w:szCs w:val="18"/>
        </w:rPr>
        <w:t xml:space="preserve"> </w:t>
      </w:r>
    </w:p>
    <w:p w:rsidR="27D396A7" w:rsidP="5AE7D4DF" w:rsidRDefault="27D396A7" w14:paraId="311DE91C" w14:textId="69F3E69D">
      <w:pPr>
        <w:spacing w:line="257" w:lineRule="auto"/>
        <w:jc w:val="both"/>
        <w:rPr>
          <w:rFonts w:ascii="Verdana" w:hAnsi="Verdana" w:eastAsia="Verdana" w:cs="Verdana"/>
          <w:sz w:val="18"/>
          <w:szCs w:val="18"/>
        </w:rPr>
      </w:pPr>
      <w:r w:rsidRPr="5AE7D4DF" w:rsidR="27D396A7">
        <w:rPr>
          <w:rFonts w:ascii="Verdana" w:hAnsi="Verdana" w:eastAsia="Verdana" w:cs="Verdana"/>
          <w:sz w:val="18"/>
          <w:szCs w:val="18"/>
        </w:rPr>
        <w:t>Fig</w:t>
      </w:r>
      <w:r w:rsidRPr="5AE7D4DF" w:rsidR="1CB3D07C">
        <w:rPr>
          <w:rFonts w:ascii="Verdana" w:hAnsi="Verdana" w:eastAsia="Verdana" w:cs="Verdana"/>
          <w:sz w:val="18"/>
          <w:szCs w:val="18"/>
        </w:rPr>
        <w:t xml:space="preserve">ure </w:t>
      </w:r>
      <w:r w:rsidRPr="5AE7D4DF" w:rsidR="27D396A7">
        <w:rPr>
          <w:rFonts w:ascii="Verdana" w:hAnsi="Verdana" w:eastAsia="Verdana" w:cs="Verdana"/>
          <w:sz w:val="18"/>
          <w:szCs w:val="18"/>
        </w:rPr>
        <w:t>21</w:t>
      </w:r>
      <w:r w:rsidRPr="5AE7D4DF" w:rsidR="19037C9A">
        <w:rPr>
          <w:rFonts w:ascii="Verdana" w:hAnsi="Verdana" w:eastAsia="Verdana" w:cs="Verdana"/>
          <w:sz w:val="18"/>
          <w:szCs w:val="18"/>
        </w:rPr>
        <w:t>:</w:t>
      </w:r>
    </w:p>
    <w:p w:rsidR="27D396A7" w:rsidP="06343C6B" w:rsidRDefault="27D396A7" w14:paraId="468C6E3C" w14:textId="2A5FE6C5">
      <w:pPr>
        <w:spacing w:line="257" w:lineRule="auto"/>
        <w:jc w:val="both"/>
      </w:pPr>
      <w:r w:rsidRPr="06343C6B">
        <w:rPr>
          <w:rFonts w:ascii="Verdana" w:hAnsi="Verdana" w:eastAsia="Verdana" w:cs="Verdana"/>
          <w:sz w:val="18"/>
          <w:szCs w:val="18"/>
        </w:rPr>
        <w:t xml:space="preserve"> </w:t>
      </w:r>
    </w:p>
    <w:p w:rsidR="27D396A7" w:rsidP="06343C6B" w:rsidRDefault="27D396A7" w14:paraId="6DB08722" w14:textId="5209D88E">
      <w:pPr>
        <w:spacing w:line="257" w:lineRule="auto"/>
        <w:jc w:val="both"/>
      </w:pPr>
      <w:r w:rsidRPr="5AE7D4DF" w:rsidR="27D396A7">
        <w:rPr>
          <w:rFonts w:ascii="Verdana" w:hAnsi="Verdana" w:eastAsia="Verdana" w:cs="Verdana"/>
          <w:sz w:val="18"/>
          <w:szCs w:val="18"/>
        </w:rPr>
        <w:t xml:space="preserve">The interesting part about using Power BI that is not clear in the figures is that it can adjust trends and information on graph. For example, a customer comes in and </w:t>
      </w:r>
      <w:r w:rsidRPr="5AE7D4DF" w:rsidR="5E0E46FE">
        <w:rPr>
          <w:rFonts w:ascii="Verdana" w:hAnsi="Verdana" w:eastAsia="Verdana" w:cs="Verdana"/>
          <w:sz w:val="18"/>
          <w:szCs w:val="18"/>
        </w:rPr>
        <w:t>asks</w:t>
      </w:r>
      <w:r w:rsidRPr="5AE7D4DF" w:rsidR="27D396A7">
        <w:rPr>
          <w:rFonts w:ascii="Verdana" w:hAnsi="Verdana" w:eastAsia="Verdana" w:cs="Verdana"/>
          <w:sz w:val="18"/>
          <w:szCs w:val="18"/>
        </w:rPr>
        <w:t xml:space="preserve"> about </w:t>
      </w:r>
      <w:r w:rsidRPr="5AE7D4DF" w:rsidR="12470D4A">
        <w:rPr>
          <w:rFonts w:ascii="Verdana" w:hAnsi="Verdana" w:eastAsia="Verdana" w:cs="Verdana"/>
          <w:sz w:val="18"/>
          <w:szCs w:val="18"/>
        </w:rPr>
        <w:t>the availability</w:t>
      </w:r>
      <w:r w:rsidRPr="5AE7D4DF" w:rsidR="27D396A7">
        <w:rPr>
          <w:rFonts w:ascii="Verdana" w:hAnsi="Verdana" w:eastAsia="Verdana" w:cs="Verdana"/>
          <w:sz w:val="18"/>
          <w:szCs w:val="18"/>
        </w:rPr>
        <w:t xml:space="preserve"> of cars in Delhi. Power BI enables us with the capability to do that. </w:t>
      </w:r>
    </w:p>
    <w:p w:rsidR="27D396A7" w:rsidP="06343C6B" w:rsidRDefault="27D396A7" w14:paraId="2B165082" w14:textId="662797D6">
      <w:pPr>
        <w:spacing w:line="257" w:lineRule="auto"/>
        <w:jc w:val="both"/>
      </w:pPr>
      <w:r w:rsidRPr="06343C6B">
        <w:rPr>
          <w:rFonts w:ascii="Verdana" w:hAnsi="Verdana" w:eastAsia="Verdana" w:cs="Verdana"/>
          <w:sz w:val="18"/>
          <w:szCs w:val="18"/>
        </w:rPr>
        <w:t xml:space="preserve"> </w:t>
      </w:r>
    </w:p>
    <w:p w:rsidR="06343C6B" w:rsidP="06343C6B" w:rsidRDefault="06343C6B" w14:paraId="502F0C6D" w14:textId="5FBA57A1">
      <w:pPr>
        <w:spacing w:line="257" w:lineRule="auto"/>
        <w:jc w:val="both"/>
        <w:rPr>
          <w:rFonts w:ascii="Verdana" w:hAnsi="Verdana" w:eastAsia="Verdana" w:cs="Verdana"/>
          <w:sz w:val="18"/>
          <w:szCs w:val="18"/>
        </w:rPr>
      </w:pPr>
    </w:p>
    <w:p w:rsidR="06343C6B" w:rsidP="06343C6B" w:rsidRDefault="06343C6B" w14:paraId="1AAEF25C" w14:textId="009E34C3">
      <w:pPr>
        <w:spacing w:line="259" w:lineRule="auto"/>
        <w:jc w:val="both"/>
        <w:rPr>
          <w:rFonts w:ascii="Verdana" w:hAnsi="Verdana"/>
          <w:sz w:val="18"/>
          <w:szCs w:val="18"/>
        </w:rPr>
      </w:pPr>
    </w:p>
    <w:p w:rsidR="070B83D9" w:rsidP="1268D003" w:rsidRDefault="070B83D9" w14:paraId="78162193" w14:textId="3A08A093">
      <w:pPr>
        <w:spacing w:line="259" w:lineRule="auto"/>
        <w:jc w:val="center"/>
        <w:rPr>
          <w:rFonts w:ascii="Verdana" w:hAnsi="Verdana"/>
          <w:b/>
          <w:bCs/>
          <w:sz w:val="18"/>
          <w:szCs w:val="18"/>
        </w:rPr>
      </w:pPr>
    </w:p>
    <w:p w:rsidR="693E6F77" w:rsidP="5AE7D4DF" w:rsidRDefault="693E6F77" w14:paraId="21394D3A" w14:textId="119CC092">
      <w:pPr>
        <w:pStyle w:val="ListParagraph"/>
        <w:numPr>
          <w:ilvl w:val="0"/>
          <w:numId w:val="14"/>
        </w:numPr>
        <w:bidi w:val="0"/>
        <w:spacing w:before="0" w:beforeAutospacing="off" w:after="0" w:afterAutospacing="off" w:line="259" w:lineRule="auto"/>
        <w:ind w:right="0"/>
        <w:jc w:val="center"/>
        <w:rPr>
          <w:rFonts w:ascii="Verdana" w:hAnsi="Verdana"/>
          <w:b w:val="1"/>
          <w:bCs w:val="1"/>
          <w:sz w:val="24"/>
          <w:szCs w:val="24"/>
        </w:rPr>
      </w:pPr>
      <w:r w:rsidRPr="08CEF4A4" w:rsidR="693E6F77">
        <w:rPr>
          <w:rFonts w:ascii="Verdana" w:hAnsi="Verdana"/>
          <w:b w:val="1"/>
          <w:bCs w:val="1"/>
          <w:sz w:val="18"/>
          <w:szCs w:val="18"/>
        </w:rPr>
        <w:t>CONCLUSION</w:t>
      </w:r>
    </w:p>
    <w:p w:rsidR="070B83D9" w:rsidP="070B83D9" w:rsidRDefault="070B83D9" w14:paraId="71E7AAF1" w14:textId="00D3B49A">
      <w:pPr>
        <w:rPr>
          <w:rFonts w:ascii="Verdana" w:hAnsi="Verdana"/>
          <w:sz w:val="18"/>
          <w:szCs w:val="18"/>
        </w:rPr>
      </w:pPr>
    </w:p>
    <w:p w:rsidRPr="00872EAB" w:rsidR="003F21D1" w:rsidP="5AE7D4DF" w:rsidRDefault="003F21D1" w14:paraId="2DF3A88C" w14:textId="1EEC6BC2">
      <w:pPr>
        <w:pStyle w:val="ListParagraph"/>
        <w:numPr>
          <w:ilvl w:val="0"/>
          <w:numId w:val="14"/>
        </w:numPr>
        <w:bidi w:val="0"/>
        <w:spacing w:before="0" w:beforeAutospacing="off" w:after="0" w:afterAutospacing="off" w:line="259" w:lineRule="auto"/>
        <w:ind w:right="0"/>
        <w:jc w:val="center"/>
        <w:rPr>
          <w:rFonts w:ascii="Verdana" w:hAnsi="Verdana"/>
          <w:sz w:val="24"/>
          <w:szCs w:val="24"/>
        </w:rPr>
      </w:pPr>
      <w:commentRangeStart w:id="20"/>
      <w:r w:rsidRPr="08CEF4A4" w:rsidR="003F21D1">
        <w:rPr>
          <w:rFonts w:ascii="Verdana" w:hAnsi="Verdana"/>
          <w:b w:val="1"/>
          <w:bCs w:val="1"/>
          <w:sz w:val="18"/>
          <w:szCs w:val="18"/>
        </w:rPr>
        <w:t>REFERENCES</w:t>
      </w:r>
      <w:commentRangeEnd w:id="20"/>
      <w:r>
        <w:rPr>
          <w:rStyle w:val="CommentReference"/>
        </w:rPr>
        <w:commentReference w:id="20"/>
      </w:r>
    </w:p>
    <w:p w:rsidR="003F21D1" w:rsidP="003F21D1" w:rsidRDefault="003F21D1" w14:paraId="7795D414" w14:textId="77777777">
      <w:pPr>
        <w:jc w:val="both"/>
        <w:rPr>
          <w:rFonts w:ascii="Verdana" w:hAnsi="Verdana"/>
          <w:sz w:val="18"/>
          <w:szCs w:val="18"/>
        </w:rPr>
      </w:pPr>
    </w:p>
    <w:p w:rsidR="44D8022C" w:rsidP="17EEFC43" w:rsidRDefault="44D8022C" w14:paraId="688C9158" w14:textId="28D1CE3D">
      <w:pPr>
        <w:jc w:val="both"/>
      </w:pPr>
      <w:r w:rsidRPr="17EEFC43">
        <w:rPr>
          <w:rFonts w:ascii="Verdana Pro" w:hAnsi="Verdana Pro" w:eastAsia="Verdana Pro" w:cs="Verdana Pro"/>
          <w:i/>
          <w:iCs/>
          <w:sz w:val="18"/>
          <w:szCs w:val="18"/>
        </w:rPr>
        <w:t>Used Car Price Prediction</w:t>
      </w:r>
      <w:r w:rsidRPr="17EEFC43">
        <w:rPr>
          <w:rFonts w:ascii="Verdana Pro" w:hAnsi="Verdana Pro" w:eastAsia="Verdana Pro" w:cs="Verdana Pro"/>
          <w:sz w:val="18"/>
          <w:szCs w:val="18"/>
        </w:rPr>
        <w:t xml:space="preserve">. (n.d.). Used Car Price Prediction | Kaggle. </w:t>
      </w:r>
      <w:hyperlink r:id="rId37">
        <w:r w:rsidRPr="17EEFC43">
          <w:rPr>
            <w:rStyle w:val="Hyperlink"/>
            <w:rFonts w:ascii="Verdana Pro" w:hAnsi="Verdana Pro" w:eastAsia="Verdana Pro" w:cs="Verdana Pro"/>
            <w:sz w:val="18"/>
            <w:szCs w:val="18"/>
          </w:rPr>
          <w:t>https://www.kaggle.com/code/iabhishekmaurya/used-car-price-prediction</w:t>
        </w:r>
      </w:hyperlink>
    </w:p>
    <w:p w:rsidR="17EEFC43" w:rsidP="17EEFC43" w:rsidRDefault="17EEFC43" w14:paraId="0B1BF9B6" w14:textId="0A52105F">
      <w:pPr>
        <w:spacing w:before="120"/>
        <w:ind w:left="360" w:hanging="360"/>
        <w:jc w:val="both"/>
        <w:rPr>
          <w:rFonts w:ascii="Verdana Pro" w:hAnsi="Verdana Pro" w:eastAsia="Verdana Pro" w:cs="Verdana Pro"/>
          <w:color w:val="000000" w:themeColor="text1"/>
          <w:sz w:val="18"/>
          <w:szCs w:val="18"/>
        </w:rPr>
      </w:pPr>
    </w:p>
    <w:p w:rsidR="44D8022C" w:rsidP="17EEFC43" w:rsidRDefault="44D8022C" w14:paraId="38BEBC3A" w14:textId="5E334593">
      <w:pPr>
        <w:jc w:val="both"/>
        <w:rPr>
          <w:rStyle w:val="Hyperlink"/>
          <w:rFonts w:ascii="Verdana Pro" w:hAnsi="Verdana Pro" w:eastAsia="Verdana Pro" w:cs="Verdana Pro"/>
          <w:sz w:val="18"/>
          <w:szCs w:val="18"/>
        </w:rPr>
      </w:pPr>
      <w:r w:rsidRPr="17EEFC43">
        <w:rPr>
          <w:rFonts w:ascii="Verdana Pro" w:hAnsi="Verdana Pro" w:eastAsia="Verdana Pro" w:cs="Verdana Pro"/>
          <w:i/>
          <w:iCs/>
          <w:sz w:val="18"/>
          <w:szCs w:val="18"/>
        </w:rPr>
        <w:t>Cornell Car Rental Dataset</w:t>
      </w:r>
      <w:r w:rsidRPr="17EEFC43">
        <w:rPr>
          <w:rFonts w:ascii="Verdana Pro" w:hAnsi="Verdana Pro" w:eastAsia="Verdana Pro" w:cs="Verdana Pro"/>
          <w:sz w:val="18"/>
          <w:szCs w:val="18"/>
        </w:rPr>
        <w:t xml:space="preserve">. (n.d.). Cornell Car Rental Dataset | Kaggle. </w:t>
      </w:r>
      <w:hyperlink>
        <w:r w:rsidRPr="17EEFC43">
          <w:rPr>
            <w:rStyle w:val="Hyperlink"/>
            <w:rFonts w:ascii="Verdana Pro" w:hAnsi="Verdana Pro" w:eastAsia="Verdana Pro" w:cs="Verdana Pro"/>
            <w:sz w:val="18"/>
            <w:szCs w:val="18"/>
          </w:rPr>
          <w:t>https:///datasets/kushleshkumar/cornell-car-rental-dataset</w:t>
        </w:r>
      </w:hyperlink>
    </w:p>
    <w:p w:rsidR="619D1CC2" w:rsidP="17EEFC43" w:rsidRDefault="619D1CC2" w14:paraId="55951E92" w14:textId="043CDD12">
      <w:pPr>
        <w:spacing w:before="120"/>
        <w:ind w:left="360" w:hanging="360"/>
        <w:jc w:val="both"/>
        <w:rPr>
          <w:rFonts w:ascii="Verdana Pro" w:hAnsi="Verdana Pro" w:eastAsia="Verdana Pro" w:cs="Verdana Pro"/>
          <w:color w:val="000000" w:themeColor="text1"/>
          <w:sz w:val="18"/>
          <w:szCs w:val="18"/>
        </w:rPr>
      </w:pPr>
      <w:r w:rsidRPr="17EEFC43">
        <w:rPr>
          <w:rFonts w:ascii="Verdana Pro" w:hAnsi="Verdana Pro" w:eastAsia="Verdana Pro" w:cs="Verdana Pro"/>
          <w:color w:val="000000" w:themeColor="text1"/>
          <w:sz w:val="18"/>
          <w:szCs w:val="18"/>
        </w:rPr>
        <w:t xml:space="preserve"> </w:t>
      </w:r>
    </w:p>
    <w:p w:rsidR="36E01777" w:rsidP="17EEFC43" w:rsidRDefault="36E01777" w14:paraId="2B29D785" w14:textId="061EAD81">
      <w:pPr>
        <w:spacing w:before="120"/>
        <w:jc w:val="both"/>
        <w:rPr>
          <w:rFonts w:ascii="Verdana Pro" w:hAnsi="Verdana Pro" w:eastAsia="Verdana Pro" w:cs="Verdana Pro"/>
          <w:color w:val="000000" w:themeColor="text1"/>
          <w:sz w:val="18"/>
          <w:szCs w:val="18"/>
        </w:rPr>
      </w:pPr>
      <w:r w:rsidRPr="17EEFC43">
        <w:rPr>
          <w:rFonts w:ascii="Verdana Pro" w:hAnsi="Verdana Pro" w:eastAsia="Verdana Pro" w:cs="Verdana Pro"/>
          <w:i/>
          <w:iCs/>
          <w:sz w:val="18"/>
          <w:szCs w:val="18"/>
        </w:rPr>
        <w:t>Build rich reports and share Insights that drive results | Power BI</w:t>
      </w:r>
      <w:r w:rsidRPr="17EEFC43">
        <w:rPr>
          <w:rFonts w:ascii="Verdana Pro" w:hAnsi="Verdana Pro" w:eastAsia="Verdana Pro" w:cs="Verdana Pro"/>
          <w:sz w:val="18"/>
          <w:szCs w:val="18"/>
        </w:rPr>
        <w:t xml:space="preserve">. (n.d.). Build Rich Reports and Share Insights That Drive Results | Power BI. </w:t>
      </w:r>
      <w:hyperlink r:id="rId38">
        <w:r w:rsidRPr="17EEFC43">
          <w:rPr>
            <w:rStyle w:val="Hyperlink"/>
            <w:rFonts w:ascii="Verdana Pro" w:hAnsi="Verdana Pro" w:eastAsia="Verdana Pro" w:cs="Verdana Pro"/>
            <w:sz w:val="18"/>
            <w:szCs w:val="18"/>
          </w:rPr>
          <w:t>https://powerbi.microsoft.com/en-us/landing/free-account/?ef_id=_k_EAIaIQobChMI6cC2uNyD_wIV7QKtBh398QOkEAAYASAAEgI2oPD_BwE_k_&amp;OCID=AIDcmm80atqgos_SEM__k_EAIaIQobChMI6cC2uNyD_wIV7QKtBh398QOkEAAYASAAEgI2oPD_BwE_k_&amp;gclid=EAIaIQobChMI6cC2uNyD_wIV7QKtBh398QOkEAAYASAAEgI2oPD_BwE</w:t>
        </w:r>
      </w:hyperlink>
    </w:p>
    <w:p w:rsidR="17EEFC43" w:rsidP="17EEFC43" w:rsidRDefault="17EEFC43" w14:paraId="52817975" w14:textId="6C8BCCCC">
      <w:pPr>
        <w:jc w:val="both"/>
        <w:rPr>
          <w:rFonts w:ascii="Verdana Pro" w:hAnsi="Verdana Pro" w:eastAsia="Verdana Pro" w:cs="Verdana Pro"/>
          <w:sz w:val="18"/>
          <w:szCs w:val="18"/>
        </w:rPr>
      </w:pPr>
    </w:p>
    <w:p w:rsidR="70559315" w:rsidP="17EEFC43" w:rsidRDefault="70559315" w14:paraId="137E925E" w14:textId="7B201C55">
      <w:pPr>
        <w:jc w:val="both"/>
      </w:pPr>
      <w:r w:rsidRPr="433960C9">
        <w:rPr>
          <w:rFonts w:ascii="Verdana Pro" w:hAnsi="Verdana Pro" w:eastAsia="Verdana Pro" w:cs="Verdana Pro"/>
          <w:i/>
          <w:iCs/>
          <w:sz w:val="18"/>
          <w:szCs w:val="18"/>
        </w:rPr>
        <w:t xml:space="preserve">What Is Data Preprocessing &amp; What Are </w:t>
      </w:r>
      <w:proofErr w:type="gramStart"/>
      <w:r w:rsidRPr="433960C9">
        <w:rPr>
          <w:rFonts w:ascii="Verdana Pro" w:hAnsi="Verdana Pro" w:eastAsia="Verdana Pro" w:cs="Verdana Pro"/>
          <w:i/>
          <w:iCs/>
          <w:sz w:val="18"/>
          <w:szCs w:val="18"/>
        </w:rPr>
        <w:t>The</w:t>
      </w:r>
      <w:proofErr w:type="gramEnd"/>
      <w:r w:rsidRPr="433960C9">
        <w:rPr>
          <w:rFonts w:ascii="Verdana Pro" w:hAnsi="Verdana Pro" w:eastAsia="Verdana Pro" w:cs="Verdana Pro"/>
          <w:i/>
          <w:iCs/>
          <w:sz w:val="18"/>
          <w:szCs w:val="18"/>
        </w:rPr>
        <w:t xml:space="preserve"> Steps Involved?</w:t>
      </w:r>
      <w:r w:rsidRPr="433960C9">
        <w:rPr>
          <w:rFonts w:ascii="Verdana Pro" w:hAnsi="Verdana Pro" w:eastAsia="Verdana Pro" w:cs="Verdana Pro"/>
          <w:sz w:val="18"/>
          <w:szCs w:val="18"/>
        </w:rPr>
        <w:t xml:space="preserve"> (2021, May 24). </w:t>
      </w:r>
      <w:proofErr w:type="spellStart"/>
      <w:r w:rsidRPr="433960C9">
        <w:rPr>
          <w:rFonts w:ascii="Verdana Pro" w:hAnsi="Verdana Pro" w:eastAsia="Verdana Pro" w:cs="Verdana Pro"/>
          <w:sz w:val="18"/>
          <w:szCs w:val="18"/>
        </w:rPr>
        <w:t>MonkeyLearn</w:t>
      </w:r>
      <w:proofErr w:type="spellEnd"/>
      <w:r w:rsidRPr="433960C9">
        <w:rPr>
          <w:rFonts w:ascii="Verdana Pro" w:hAnsi="Verdana Pro" w:eastAsia="Verdana Pro" w:cs="Verdana Pro"/>
          <w:sz w:val="18"/>
          <w:szCs w:val="18"/>
        </w:rPr>
        <w:t xml:space="preserve"> Blog. </w:t>
      </w:r>
      <w:hyperlink r:id="rId39">
        <w:r w:rsidRPr="433960C9">
          <w:rPr>
            <w:rStyle w:val="Hyperlink"/>
            <w:rFonts w:ascii="Verdana Pro" w:hAnsi="Verdana Pro" w:eastAsia="Verdana Pro" w:cs="Verdana Pro"/>
            <w:sz w:val="18"/>
            <w:szCs w:val="18"/>
          </w:rPr>
          <w:t>https://monkeylearn.com/blog/data-preprocessing/</w:t>
        </w:r>
      </w:hyperlink>
    </w:p>
    <w:p w:rsidR="433960C9" w:rsidP="433960C9" w:rsidRDefault="433960C9" w14:paraId="46C83DEA" w14:textId="24E96FB4">
      <w:pPr>
        <w:jc w:val="both"/>
        <w:rPr>
          <w:rFonts w:ascii="Verdana Pro" w:hAnsi="Verdana Pro" w:eastAsia="Verdana Pro" w:cs="Verdana Pro"/>
          <w:sz w:val="18"/>
          <w:szCs w:val="18"/>
        </w:rPr>
      </w:pPr>
    </w:p>
    <w:p w:rsidR="6ADE5687" w:rsidP="5AE7D4DF" w:rsidRDefault="2F40735F" w14:paraId="5DC4C005" w14:textId="1499A990">
      <w:pPr>
        <w:pStyle w:val="ListParagraph"/>
        <w:numPr>
          <w:ilvl w:val="0"/>
          <w:numId w:val="14"/>
        </w:numPr>
        <w:spacing w:line="259" w:lineRule="auto"/>
        <w:jc w:val="center"/>
        <w:rPr>
          <w:rFonts w:ascii="Verdana" w:hAnsi="Verdana"/>
          <w:b/>
          <w:bCs/>
        </w:rPr>
      </w:pPr>
      <w:r w:rsidRPr="08CEF4A4" w:rsidR="2F40735F">
        <w:rPr>
          <w:rFonts w:ascii="Verdana" w:hAnsi="Verdana"/>
          <w:b w:val="1"/>
          <w:bCs w:val="1"/>
          <w:sz w:val="18"/>
          <w:szCs w:val="18"/>
        </w:rPr>
        <w:t>WORKLOAD ASSIGNMENT</w:t>
      </w:r>
      <w:r w:rsidRPr="08CEF4A4" w:rsidR="70F9C45E">
        <w:rPr>
          <w:rFonts w:ascii="Verdana" w:hAnsi="Verdana"/>
          <w:b w:val="1"/>
          <w:bCs w:val="1"/>
          <w:sz w:val="18"/>
          <w:szCs w:val="18"/>
        </w:rPr>
        <w:t xml:space="preserve"> </w:t>
      </w:r>
    </w:p>
    <w:p w:rsidR="237EA8B6" w:rsidP="237EA8B6" w:rsidRDefault="237EA8B6" w14:paraId="794360DD" w14:textId="4D01BCF9">
      <w:pPr>
        <w:spacing w:line="259" w:lineRule="auto"/>
        <w:jc w:val="center"/>
        <w:rPr>
          <w:rFonts w:ascii="Verdana" w:hAnsi="Verdana"/>
          <w:b/>
          <w:bCs/>
          <w:sz w:val="18"/>
          <w:szCs w:val="18"/>
        </w:rPr>
      </w:pPr>
    </w:p>
    <w:p w:rsidR="433960C9" w:rsidP="433960C9" w:rsidRDefault="00A37D32" w14:paraId="7959B6C6" w14:textId="130C3F73">
      <w:pPr>
        <w:spacing w:line="259" w:lineRule="auto"/>
        <w:jc w:val="both"/>
      </w:pPr>
      <w:r>
        <w:rPr>
          <w:noProof/>
        </w:rPr>
        <w:drawing>
          <wp:inline distT="0" distB="0" distL="0" distR="0" wp14:anchorId="57EAE1E9" wp14:editId="691CC7F7">
            <wp:extent cx="2834640" cy="763270"/>
            <wp:effectExtent l="0" t="0" r="3810" b="0"/>
            <wp:docPr id="2097750715" name="Picture 1" descr="A screenshot of a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34640" cy="763270"/>
                    </a:xfrm>
                    <a:prstGeom prst="rect">
                      <a:avLst/>
                    </a:prstGeom>
                  </pic:spPr>
                </pic:pic>
              </a:graphicData>
            </a:graphic>
          </wp:inline>
        </w:drawing>
      </w:r>
    </w:p>
    <w:p w:rsidR="4A013E5D" w:rsidP="4A013E5D" w:rsidRDefault="4A013E5D" w14:paraId="4872F7E2" w14:textId="7DB17EE5">
      <w:pPr>
        <w:spacing w:line="259" w:lineRule="auto"/>
        <w:jc w:val="both"/>
      </w:pPr>
    </w:p>
    <w:p w:rsidR="7A560913" w:rsidP="5AE7D4DF" w:rsidRDefault="7A560913" w14:paraId="27BBACA6" w14:textId="50BCCC4A">
      <w:pPr>
        <w:pStyle w:val="ListParagraph"/>
        <w:numPr>
          <w:ilvl w:val="0"/>
          <w:numId w:val="14"/>
        </w:numPr>
        <w:spacing w:line="259" w:lineRule="auto"/>
        <w:jc w:val="center"/>
        <w:rPr>
          <w:rFonts w:ascii="Verdana" w:hAnsi="Verdana"/>
          <w:b/>
          <w:bCs/>
          <w:sz w:val="18"/>
          <w:szCs w:val="18"/>
        </w:rPr>
      </w:pPr>
      <w:r w:rsidRPr="08CEF4A4" w:rsidR="7A560913">
        <w:rPr>
          <w:rFonts w:ascii="Verdana" w:hAnsi="Verdana"/>
          <w:b w:val="1"/>
          <w:bCs w:val="1"/>
          <w:sz w:val="18"/>
          <w:szCs w:val="18"/>
        </w:rPr>
        <w:t>G</w:t>
      </w:r>
      <w:r w:rsidRPr="08CEF4A4" w:rsidR="62B70E93">
        <w:rPr>
          <w:rFonts w:ascii="Verdana" w:hAnsi="Verdana"/>
          <w:b w:val="1"/>
          <w:bCs w:val="1"/>
          <w:sz w:val="18"/>
          <w:szCs w:val="18"/>
        </w:rPr>
        <w:t>IT</w:t>
      </w:r>
      <w:r w:rsidRPr="08CEF4A4" w:rsidR="7A560913">
        <w:rPr>
          <w:rFonts w:ascii="Verdana" w:hAnsi="Verdana"/>
          <w:b w:val="1"/>
          <w:bCs w:val="1"/>
          <w:sz w:val="18"/>
          <w:szCs w:val="18"/>
        </w:rPr>
        <w:t>H</w:t>
      </w:r>
      <w:r w:rsidRPr="08CEF4A4" w:rsidR="04F18E43">
        <w:rPr>
          <w:rFonts w:ascii="Verdana" w:hAnsi="Verdana"/>
          <w:b w:val="1"/>
          <w:bCs w:val="1"/>
          <w:sz w:val="18"/>
          <w:szCs w:val="18"/>
        </w:rPr>
        <w:t>UB ADDRESS</w:t>
      </w:r>
    </w:p>
    <w:p w:rsidR="04F18E43" w:rsidP="31E3F60C" w:rsidRDefault="04F18E43" w14:paraId="3C70ADC6" w14:textId="7114CDC4">
      <w:pPr>
        <w:pStyle w:val="Normal"/>
        <w:spacing w:before="120" w:line="259" w:lineRule="auto"/>
        <w:jc w:val="both"/>
        <w:rPr>
          <w:rFonts w:ascii="Verdana Pro" w:hAnsi="Verdana Pro" w:eastAsia="Verdana Pro" w:cs="Verdana Pro"/>
          <w:noProof w:val="0"/>
          <w:sz w:val="18"/>
          <w:szCs w:val="18"/>
          <w:lang w:val="en-US"/>
        </w:rPr>
      </w:pPr>
      <w:r w:rsidRPr="31E3F60C" w:rsidR="04F18E43">
        <w:rPr>
          <w:rFonts w:ascii="Verdana Pro" w:hAnsi="Verdana Pro" w:eastAsia="Verdana Pro" w:cs="Verdana Pro"/>
          <w:sz w:val="18"/>
          <w:szCs w:val="18"/>
        </w:rPr>
        <w:t xml:space="preserve"> </w:t>
      </w:r>
      <w:r w:rsidRPr="31E3F60C" w:rsidR="04F18E43">
        <w:rPr>
          <w:rFonts w:ascii="Verdana Pro" w:hAnsi="Verdana Pro" w:eastAsia="Verdana Pro" w:cs="Verdana Pro"/>
          <w:sz w:val="18"/>
          <w:szCs w:val="18"/>
        </w:rPr>
        <w:t>GitHub link</w:t>
      </w:r>
      <w:r w:rsidRPr="31E3F60C" w:rsidR="56F2460F">
        <w:rPr>
          <w:rFonts w:ascii="Verdana Pro" w:hAnsi="Verdana Pro" w:eastAsia="Verdana Pro" w:cs="Verdana Pro"/>
          <w:sz w:val="18"/>
          <w:szCs w:val="18"/>
        </w:rPr>
        <w:t xml:space="preserve"> with Python project and Power BI</w:t>
      </w:r>
      <w:r w:rsidRPr="31E3F60C" w:rsidR="04F18E43">
        <w:rPr>
          <w:rFonts w:ascii="Verdana Pro" w:hAnsi="Verdana Pro" w:eastAsia="Verdana Pro" w:cs="Verdana Pro"/>
          <w:sz w:val="18"/>
          <w:szCs w:val="18"/>
        </w:rPr>
        <w:t>:</w:t>
      </w:r>
      <w:r w:rsidRPr="31E3F60C" w:rsidR="04F18E43">
        <w:rPr>
          <w:rFonts w:ascii="Verdana Pro" w:hAnsi="Verdana Pro" w:eastAsia="Verdana Pro" w:cs="Verdana Pro"/>
          <w:sz w:val="18"/>
          <w:szCs w:val="18"/>
        </w:rPr>
        <w:t xml:space="preserve"> </w:t>
      </w:r>
      <w:hyperlink r:id="Rc5e60ecf67d04523">
        <w:r w:rsidRPr="31E3F60C" w:rsidR="726FDA17">
          <w:rPr>
            <w:rStyle w:val="Hyperlink"/>
            <w:rFonts w:ascii="Verdana Pro" w:hAnsi="Verdana Pro" w:eastAsia="Verdana Pro" w:cs="Verdana Pro"/>
            <w:noProof w:val="0"/>
            <w:sz w:val="18"/>
            <w:szCs w:val="18"/>
            <w:lang w:val="en-US"/>
          </w:rPr>
          <w:t>https://github.com/Umutbek/ds522_group_project</w:t>
        </w:r>
      </w:hyperlink>
    </w:p>
    <w:sectPr w:rsidR="04F18E43" w:rsidSect="003114DF">
      <w:type w:val="continuous"/>
      <w:pgSz w:w="12240" w:h="15840" w:orient="portrait" w:code="1"/>
      <w:pgMar w:top="1440" w:right="1440" w:bottom="1440" w:left="1440" w:header="720" w:footer="720" w:gutter="0"/>
      <w:cols w:space="432" w:num="2"/>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l" w:author="lisa.r.schultz5122@gmail.com" w:date="2023-05-22T15:27:00Z" w:id="5">
    <w:p w:rsidR="0036317F" w:rsidP="00D904CF" w:rsidRDefault="0036317F" w14:paraId="6503A033" w14:textId="77777777">
      <w:pPr>
        <w:pStyle w:val="CommentText"/>
      </w:pPr>
      <w:r>
        <w:rPr>
          <w:rStyle w:val="CommentReference"/>
        </w:rPr>
        <w:annotationRef/>
      </w:r>
      <w:r>
        <w:t xml:space="preserve">Clearer?  Not sure what you mean in this sentence.  Consider rephrasing and expanding upon what type of information is included in each data set.  </w:t>
      </w:r>
      <w:r>
        <w:rPr>
          <w:rStyle w:val="CommentReference"/>
        </w:rPr>
        <w:annotationRef/>
      </w:r>
    </w:p>
  </w:comment>
  <w:comment w:initials="l" w:author="lisa.r.schultz5122@gmail.com" w:date="2023-05-22T15:30:00Z" w:id="11">
    <w:p w:rsidR="0036317F" w:rsidP="00DC384C" w:rsidRDefault="0036317F" w14:paraId="1258E4FD" w14:textId="77777777">
      <w:pPr>
        <w:pStyle w:val="CommentText"/>
      </w:pPr>
      <w:r>
        <w:rPr>
          <w:rStyle w:val="CommentReference"/>
        </w:rPr>
        <w:annotationRef/>
      </w:r>
      <w:r>
        <w:t>Try to refrain from a "conversational" writing style since this is a technical report.</w:t>
      </w:r>
    </w:p>
  </w:comment>
  <w:comment w:initials="l" w:author="lisa.r.schultz5122@gmail.com" w:date="2023-05-22T15:31:00Z" w:id="12">
    <w:p w:rsidR="0036317F" w:rsidP="00291312" w:rsidRDefault="0036317F" w14:paraId="34EAE0F5" w14:textId="77777777">
      <w:pPr>
        <w:pStyle w:val="CommentText"/>
      </w:pPr>
      <w:r>
        <w:rPr>
          <w:rStyle w:val="CommentReference"/>
        </w:rPr>
        <w:annotationRef/>
      </w:r>
      <w:r>
        <w:t>Should you also include Python as the programming language used in VS?</w:t>
      </w:r>
    </w:p>
  </w:comment>
  <w:comment w:initials="l" w:author="lisa.r.schultz5122@gmail.com" w:date="2023-05-22T15:37:00Z" w:id="17">
    <w:p w:rsidR="00D5301F" w:rsidP="00E31636" w:rsidRDefault="00D5301F" w14:paraId="6078A0A1" w14:textId="77777777">
      <w:pPr>
        <w:pStyle w:val="CommentText"/>
      </w:pPr>
      <w:r>
        <w:rPr>
          <w:rStyle w:val="CommentReference"/>
        </w:rPr>
        <w:annotationRef/>
      </w:r>
      <w:r>
        <w:t>Consider using smaller screenshots or adding this type of image as an Appendix if it is too large.</w:t>
      </w:r>
    </w:p>
  </w:comment>
  <w:comment w:initials="l" w:author="lisa.r.schultz5122@gmail.com" w:date="2023-05-22T15:42:00Z" w:id="20">
    <w:p w:rsidR="0013794C" w:rsidP="005D2D61" w:rsidRDefault="0013794C" w14:paraId="00CB6936" w14:textId="77777777">
      <w:pPr>
        <w:pStyle w:val="CommentText"/>
      </w:pPr>
      <w:r>
        <w:rPr>
          <w:rStyle w:val="CommentReference"/>
        </w:rPr>
        <w:annotationRef/>
      </w:r>
      <w:r>
        <w:t>Please have someone review this section to fix the formatting to match the report template and ensure each reference is in APA style.</w:t>
      </w:r>
    </w:p>
  </w:comment>
</w:comments>
</file>

<file path=word/commentsExtended.xml><?xml version="1.0" encoding="utf-8"?>
<w15:commentsEx xmlns:mc="http://schemas.openxmlformats.org/markup-compatibility/2006" xmlns:w15="http://schemas.microsoft.com/office/word/2012/wordml" mc:Ignorable="w15">
  <w15:commentEx w15:done="0" w15:paraId="6503A033"/>
  <w15:commentEx w15:done="0" w15:paraId="1258E4FD"/>
  <w15:commentEx w15:done="0" w15:paraId="34EAE0F5"/>
  <w15:commentEx w15:done="0" w15:paraId="6078A0A1"/>
  <w15:commentEx w15:done="0" w15:paraId="00CB693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16085B" w16cex:dateUtc="2023-05-22T22:27:00Z"/>
  <w16cex:commentExtensible w16cex:durableId="28160916" w16cex:dateUtc="2023-05-22T22:30:00Z"/>
  <w16cex:commentExtensible w16cex:durableId="2816093F" w16cex:dateUtc="2023-05-22T22:31:00Z"/>
  <w16cex:commentExtensible w16cex:durableId="28160AC0" w16cex:dateUtc="2023-05-22T22:37:00Z"/>
  <w16cex:commentExtensible w16cex:durableId="28160BF0" w16cex:dateUtc="2023-05-22T22:42:00Z"/>
</w16cex:commentsExtensible>
</file>

<file path=word/commentsIds.xml><?xml version="1.0" encoding="utf-8"?>
<w16cid:commentsIds xmlns:mc="http://schemas.openxmlformats.org/markup-compatibility/2006" xmlns:w16cid="http://schemas.microsoft.com/office/word/2016/wordml/cid" mc:Ignorable="w16cid">
  <w16cid:commentId w16cid:paraId="6503A033" w16cid:durableId="2816085B"/>
  <w16cid:commentId w16cid:paraId="1258E4FD" w16cid:durableId="28160916"/>
  <w16cid:commentId w16cid:paraId="34EAE0F5" w16cid:durableId="2816093F"/>
  <w16cid:commentId w16cid:paraId="6078A0A1" w16cid:durableId="28160AC0"/>
  <w16cid:commentId w16cid:paraId="00CB6936" w16cid:durableId="28160B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87D5C" w:rsidP="00B45C66" w:rsidRDefault="00187D5C" w14:paraId="6DB1B6B7" w14:textId="77777777">
      <w:r>
        <w:separator/>
      </w:r>
    </w:p>
  </w:endnote>
  <w:endnote w:type="continuationSeparator" w:id="0">
    <w:p w:rsidR="00187D5C" w:rsidP="00B45C66" w:rsidRDefault="00187D5C" w14:paraId="14AAA56F" w14:textId="77777777">
      <w:r>
        <w:continuationSeparator/>
      </w:r>
    </w:p>
  </w:endnote>
  <w:endnote w:type="continuationNotice" w:id="1">
    <w:p w:rsidR="00187D5C" w:rsidRDefault="00187D5C" w14:paraId="20AE131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Verdana Pro">
    <w:panose1 w:val="020B0604030504040204"/>
    <w:charset w:val="00"/>
    <w:family w:val="swiss"/>
    <w:pitch w:val="variable"/>
    <w:sig w:usb0="80000287" w:usb1="00000043"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759231"/>
      <w:docPartObj>
        <w:docPartGallery w:val="Page Numbers (Bottom of Page)"/>
        <w:docPartUnique/>
      </w:docPartObj>
    </w:sdtPr>
    <w:sdtEndPr>
      <w:rPr>
        <w:noProof/>
      </w:rPr>
    </w:sdtEndPr>
    <w:sdtContent>
      <w:p w:rsidR="003114DF" w:rsidRDefault="003114DF" w14:paraId="58E09F60" w14:textId="506CFC6C">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1</w:t>
        </w:r>
        <w:r>
          <w:rPr>
            <w:noProof/>
            <w:color w:val="2B579A"/>
            <w:shd w:val="clear" w:color="auto" w:fill="E6E6E6"/>
          </w:rPr>
          <w:fldChar w:fldCharType="end"/>
        </w:r>
      </w:p>
    </w:sdtContent>
  </w:sdt>
  <w:p w:rsidR="003114DF" w:rsidRDefault="003114DF" w14:paraId="692E2AB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87D5C" w:rsidP="00B45C66" w:rsidRDefault="00187D5C" w14:paraId="0258B0D6" w14:textId="77777777">
      <w:r>
        <w:separator/>
      </w:r>
    </w:p>
  </w:footnote>
  <w:footnote w:type="continuationSeparator" w:id="0">
    <w:p w:rsidR="00187D5C" w:rsidP="00B45C66" w:rsidRDefault="00187D5C" w14:paraId="40D87AA4" w14:textId="77777777">
      <w:r>
        <w:continuationSeparator/>
      </w:r>
    </w:p>
  </w:footnote>
  <w:footnote w:type="continuationNotice" w:id="1">
    <w:p w:rsidR="00187D5C" w:rsidRDefault="00187D5C" w14:paraId="459A3850"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5">
    <w:nsid w:val="360249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e6489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2666e3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bc19f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9edec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4ac3bc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652BF9"/>
    <w:multiLevelType w:val="hybridMultilevel"/>
    <w:tmpl w:val="DB0CE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2D130"/>
    <w:multiLevelType w:val="hybridMultilevel"/>
    <w:tmpl w:val="9838226E"/>
    <w:lvl w:ilvl="0" w:tplc="3362C21A">
      <w:start w:val="1"/>
      <w:numFmt w:val="decimal"/>
      <w:lvlText w:val="%1."/>
      <w:lvlJc w:val="left"/>
      <w:pPr>
        <w:ind w:left="720" w:hanging="360"/>
      </w:pPr>
    </w:lvl>
    <w:lvl w:ilvl="1" w:tplc="E2D20D08">
      <w:start w:val="1"/>
      <w:numFmt w:val="lowerLetter"/>
      <w:lvlText w:val="%2."/>
      <w:lvlJc w:val="left"/>
      <w:pPr>
        <w:ind w:left="1440" w:hanging="360"/>
      </w:pPr>
    </w:lvl>
    <w:lvl w:ilvl="2" w:tplc="351E0664">
      <w:start w:val="1"/>
      <w:numFmt w:val="lowerRoman"/>
      <w:lvlText w:val="%3."/>
      <w:lvlJc w:val="right"/>
      <w:pPr>
        <w:ind w:left="2160" w:hanging="180"/>
      </w:pPr>
    </w:lvl>
    <w:lvl w:ilvl="3" w:tplc="AA0AC022">
      <w:start w:val="1"/>
      <w:numFmt w:val="decimal"/>
      <w:lvlText w:val="%4."/>
      <w:lvlJc w:val="left"/>
      <w:pPr>
        <w:ind w:left="2880" w:hanging="360"/>
      </w:pPr>
    </w:lvl>
    <w:lvl w:ilvl="4" w:tplc="53FA3124">
      <w:start w:val="1"/>
      <w:numFmt w:val="lowerLetter"/>
      <w:lvlText w:val="%5."/>
      <w:lvlJc w:val="left"/>
      <w:pPr>
        <w:ind w:left="3600" w:hanging="360"/>
      </w:pPr>
    </w:lvl>
    <w:lvl w:ilvl="5" w:tplc="8F30A048">
      <w:start w:val="1"/>
      <w:numFmt w:val="lowerRoman"/>
      <w:lvlText w:val="%6."/>
      <w:lvlJc w:val="right"/>
      <w:pPr>
        <w:ind w:left="4320" w:hanging="180"/>
      </w:pPr>
    </w:lvl>
    <w:lvl w:ilvl="6" w:tplc="9530FD50">
      <w:start w:val="1"/>
      <w:numFmt w:val="decimal"/>
      <w:lvlText w:val="%7."/>
      <w:lvlJc w:val="left"/>
      <w:pPr>
        <w:ind w:left="5040" w:hanging="360"/>
      </w:pPr>
    </w:lvl>
    <w:lvl w:ilvl="7" w:tplc="738A1A1C">
      <w:start w:val="1"/>
      <w:numFmt w:val="lowerLetter"/>
      <w:lvlText w:val="%8."/>
      <w:lvlJc w:val="left"/>
      <w:pPr>
        <w:ind w:left="5760" w:hanging="360"/>
      </w:pPr>
    </w:lvl>
    <w:lvl w:ilvl="8" w:tplc="FDB6D786">
      <w:start w:val="1"/>
      <w:numFmt w:val="lowerRoman"/>
      <w:lvlText w:val="%9."/>
      <w:lvlJc w:val="right"/>
      <w:pPr>
        <w:ind w:left="6480" w:hanging="180"/>
      </w:pPr>
    </w:lvl>
  </w:abstractNum>
  <w:abstractNum w:abstractNumId="2" w15:restartNumberingAfterBreak="0">
    <w:nsid w:val="287F5402"/>
    <w:multiLevelType w:val="hybridMultilevel"/>
    <w:tmpl w:val="3B1E6B3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492678F"/>
    <w:multiLevelType w:val="hybridMultilevel"/>
    <w:tmpl w:val="82A691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B85739"/>
    <w:multiLevelType w:val="hybridMultilevel"/>
    <w:tmpl w:val="534C0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4E4143"/>
    <w:multiLevelType w:val="hybridMultilevel"/>
    <w:tmpl w:val="D08E772A"/>
    <w:lvl w:ilvl="0" w:tplc="AE02FCE2">
      <w:start w:val="1"/>
      <w:numFmt w:val="bullet"/>
      <w:lvlText w:val=""/>
      <w:lvlJc w:val="left"/>
      <w:pPr>
        <w:tabs>
          <w:tab w:val="num" w:pos="576"/>
        </w:tabs>
        <w:ind w:left="576" w:hanging="432"/>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537F871F"/>
    <w:multiLevelType w:val="hybridMultilevel"/>
    <w:tmpl w:val="CEAC1A90"/>
    <w:lvl w:ilvl="0" w:tplc="5896CFA8">
      <w:start w:val="1"/>
      <w:numFmt w:val="decimal"/>
      <w:lvlText w:val="%1."/>
      <w:lvlJc w:val="left"/>
      <w:pPr>
        <w:ind w:left="720" w:hanging="360"/>
      </w:pPr>
    </w:lvl>
    <w:lvl w:ilvl="1" w:tplc="E64A5E04">
      <w:start w:val="1"/>
      <w:numFmt w:val="lowerLetter"/>
      <w:lvlText w:val="%2."/>
      <w:lvlJc w:val="left"/>
      <w:pPr>
        <w:ind w:left="1440" w:hanging="360"/>
      </w:pPr>
    </w:lvl>
    <w:lvl w:ilvl="2" w:tplc="3EAE2B5E">
      <w:start w:val="1"/>
      <w:numFmt w:val="lowerRoman"/>
      <w:lvlText w:val="%3."/>
      <w:lvlJc w:val="right"/>
      <w:pPr>
        <w:ind w:left="2160" w:hanging="180"/>
      </w:pPr>
    </w:lvl>
    <w:lvl w:ilvl="3" w:tplc="22EE8D9A">
      <w:start w:val="1"/>
      <w:numFmt w:val="decimal"/>
      <w:lvlText w:val="%4."/>
      <w:lvlJc w:val="left"/>
      <w:pPr>
        <w:ind w:left="2880" w:hanging="360"/>
      </w:pPr>
    </w:lvl>
    <w:lvl w:ilvl="4" w:tplc="C26C4F2E">
      <w:start w:val="1"/>
      <w:numFmt w:val="lowerLetter"/>
      <w:lvlText w:val="%5."/>
      <w:lvlJc w:val="left"/>
      <w:pPr>
        <w:ind w:left="3600" w:hanging="360"/>
      </w:pPr>
    </w:lvl>
    <w:lvl w:ilvl="5" w:tplc="0CF0AD40">
      <w:start w:val="1"/>
      <w:numFmt w:val="lowerRoman"/>
      <w:lvlText w:val="%6."/>
      <w:lvlJc w:val="right"/>
      <w:pPr>
        <w:ind w:left="4320" w:hanging="180"/>
      </w:pPr>
    </w:lvl>
    <w:lvl w:ilvl="6" w:tplc="1A5221A8">
      <w:start w:val="1"/>
      <w:numFmt w:val="decimal"/>
      <w:lvlText w:val="%7."/>
      <w:lvlJc w:val="left"/>
      <w:pPr>
        <w:ind w:left="5040" w:hanging="360"/>
      </w:pPr>
    </w:lvl>
    <w:lvl w:ilvl="7" w:tplc="7C0A2B32">
      <w:start w:val="1"/>
      <w:numFmt w:val="lowerLetter"/>
      <w:lvlText w:val="%8."/>
      <w:lvlJc w:val="left"/>
      <w:pPr>
        <w:ind w:left="5760" w:hanging="360"/>
      </w:pPr>
    </w:lvl>
    <w:lvl w:ilvl="8" w:tplc="654EDA44">
      <w:start w:val="1"/>
      <w:numFmt w:val="lowerRoman"/>
      <w:lvlText w:val="%9."/>
      <w:lvlJc w:val="right"/>
      <w:pPr>
        <w:ind w:left="6480" w:hanging="180"/>
      </w:pPr>
    </w:lvl>
  </w:abstractNum>
  <w:abstractNum w:abstractNumId="7" w15:restartNumberingAfterBreak="0">
    <w:nsid w:val="65DE3192"/>
    <w:multiLevelType w:val="hybridMultilevel"/>
    <w:tmpl w:val="07C45C3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897FAC8"/>
    <w:multiLevelType w:val="hybridMultilevel"/>
    <w:tmpl w:val="D7FA1502"/>
    <w:lvl w:ilvl="0" w:tplc="356E2876">
      <w:start w:val="1"/>
      <w:numFmt w:val="decimal"/>
      <w:lvlText w:val="%1."/>
      <w:lvlJc w:val="left"/>
      <w:pPr>
        <w:ind w:left="720" w:hanging="360"/>
      </w:pPr>
    </w:lvl>
    <w:lvl w:ilvl="1" w:tplc="A60ED8B0">
      <w:start w:val="1"/>
      <w:numFmt w:val="lowerLetter"/>
      <w:lvlText w:val="%2."/>
      <w:lvlJc w:val="left"/>
      <w:pPr>
        <w:ind w:left="1440" w:hanging="360"/>
      </w:pPr>
    </w:lvl>
    <w:lvl w:ilvl="2" w:tplc="684C9D52">
      <w:start w:val="1"/>
      <w:numFmt w:val="lowerRoman"/>
      <w:lvlText w:val="%3."/>
      <w:lvlJc w:val="right"/>
      <w:pPr>
        <w:ind w:left="2160" w:hanging="180"/>
      </w:pPr>
    </w:lvl>
    <w:lvl w:ilvl="3" w:tplc="F052F824">
      <w:start w:val="1"/>
      <w:numFmt w:val="decimal"/>
      <w:lvlText w:val="%4."/>
      <w:lvlJc w:val="left"/>
      <w:pPr>
        <w:ind w:left="2880" w:hanging="360"/>
      </w:pPr>
    </w:lvl>
    <w:lvl w:ilvl="4" w:tplc="0C36C500">
      <w:start w:val="1"/>
      <w:numFmt w:val="lowerLetter"/>
      <w:lvlText w:val="%5."/>
      <w:lvlJc w:val="left"/>
      <w:pPr>
        <w:ind w:left="3600" w:hanging="360"/>
      </w:pPr>
    </w:lvl>
    <w:lvl w:ilvl="5" w:tplc="04FEF75A">
      <w:start w:val="1"/>
      <w:numFmt w:val="lowerRoman"/>
      <w:lvlText w:val="%6."/>
      <w:lvlJc w:val="right"/>
      <w:pPr>
        <w:ind w:left="4320" w:hanging="180"/>
      </w:pPr>
    </w:lvl>
    <w:lvl w:ilvl="6" w:tplc="D0143916">
      <w:start w:val="1"/>
      <w:numFmt w:val="decimal"/>
      <w:lvlText w:val="%7."/>
      <w:lvlJc w:val="left"/>
      <w:pPr>
        <w:ind w:left="5040" w:hanging="360"/>
      </w:pPr>
    </w:lvl>
    <w:lvl w:ilvl="7" w:tplc="9370A672">
      <w:start w:val="1"/>
      <w:numFmt w:val="lowerLetter"/>
      <w:lvlText w:val="%8."/>
      <w:lvlJc w:val="left"/>
      <w:pPr>
        <w:ind w:left="5760" w:hanging="360"/>
      </w:pPr>
    </w:lvl>
    <w:lvl w:ilvl="8" w:tplc="FAD69388">
      <w:start w:val="1"/>
      <w:numFmt w:val="lowerRoman"/>
      <w:lvlText w:val="%9."/>
      <w:lvlJc w:val="right"/>
      <w:pPr>
        <w:ind w:left="6480" w:hanging="180"/>
      </w:pPr>
    </w:lvl>
  </w:abstractNum>
  <w:abstractNum w:abstractNumId="9" w15:restartNumberingAfterBreak="0">
    <w:nsid w:val="6999859E"/>
    <w:multiLevelType w:val="hybridMultilevel"/>
    <w:tmpl w:val="E6341B12"/>
    <w:lvl w:ilvl="0" w:tplc="F3103D76">
      <w:start w:val="1"/>
      <w:numFmt w:val="decimal"/>
      <w:lvlText w:val="%1."/>
      <w:lvlJc w:val="left"/>
      <w:pPr>
        <w:ind w:left="720" w:hanging="360"/>
      </w:pPr>
    </w:lvl>
    <w:lvl w:ilvl="1" w:tplc="669E14AC">
      <w:start w:val="1"/>
      <w:numFmt w:val="lowerLetter"/>
      <w:lvlText w:val="%2."/>
      <w:lvlJc w:val="left"/>
      <w:pPr>
        <w:ind w:left="1440" w:hanging="360"/>
      </w:pPr>
    </w:lvl>
    <w:lvl w:ilvl="2" w:tplc="89AC1ACA">
      <w:start w:val="1"/>
      <w:numFmt w:val="lowerRoman"/>
      <w:lvlText w:val="%3."/>
      <w:lvlJc w:val="right"/>
      <w:pPr>
        <w:ind w:left="2160" w:hanging="180"/>
      </w:pPr>
    </w:lvl>
    <w:lvl w:ilvl="3" w:tplc="20E2D432">
      <w:start w:val="1"/>
      <w:numFmt w:val="decimal"/>
      <w:lvlText w:val="%4."/>
      <w:lvlJc w:val="left"/>
      <w:pPr>
        <w:ind w:left="2880" w:hanging="360"/>
      </w:pPr>
    </w:lvl>
    <w:lvl w:ilvl="4" w:tplc="0A58503A">
      <w:start w:val="1"/>
      <w:numFmt w:val="lowerLetter"/>
      <w:lvlText w:val="%5."/>
      <w:lvlJc w:val="left"/>
      <w:pPr>
        <w:ind w:left="3600" w:hanging="360"/>
      </w:pPr>
    </w:lvl>
    <w:lvl w:ilvl="5" w:tplc="3EBC154C">
      <w:start w:val="1"/>
      <w:numFmt w:val="lowerRoman"/>
      <w:lvlText w:val="%6."/>
      <w:lvlJc w:val="right"/>
      <w:pPr>
        <w:ind w:left="4320" w:hanging="180"/>
      </w:pPr>
    </w:lvl>
    <w:lvl w:ilvl="6" w:tplc="5FF837EE">
      <w:start w:val="1"/>
      <w:numFmt w:val="decimal"/>
      <w:lvlText w:val="%7."/>
      <w:lvlJc w:val="left"/>
      <w:pPr>
        <w:ind w:left="5040" w:hanging="360"/>
      </w:pPr>
    </w:lvl>
    <w:lvl w:ilvl="7" w:tplc="36780CE4">
      <w:start w:val="1"/>
      <w:numFmt w:val="lowerLetter"/>
      <w:lvlText w:val="%8."/>
      <w:lvlJc w:val="left"/>
      <w:pPr>
        <w:ind w:left="5760" w:hanging="360"/>
      </w:pPr>
    </w:lvl>
    <w:lvl w:ilvl="8" w:tplc="C1206578">
      <w:start w:val="1"/>
      <w:numFmt w:val="lowerRoman"/>
      <w:lvlText w:val="%9."/>
      <w:lvlJc w:val="right"/>
      <w:pPr>
        <w:ind w:left="6480" w:hanging="180"/>
      </w:pPr>
    </w:lvl>
  </w:abstractNum>
  <w:num w:numId="16">
    <w:abstractNumId w:val="15"/>
  </w:num>
  <w:num w:numId="15">
    <w:abstractNumId w:val="14"/>
  </w:num>
  <w:num w:numId="14">
    <w:abstractNumId w:val="13"/>
  </w:num>
  <w:num w:numId="13">
    <w:abstractNumId w:val="12"/>
  </w:num>
  <w:num w:numId="12">
    <w:abstractNumId w:val="11"/>
  </w:num>
  <w:num w:numId="11">
    <w:abstractNumId w:val="10"/>
  </w:num>
  <w:num w:numId="1" w16cid:durableId="1977636476">
    <w:abstractNumId w:val="1"/>
  </w:num>
  <w:num w:numId="2" w16cid:durableId="1033505317">
    <w:abstractNumId w:val="8"/>
  </w:num>
  <w:num w:numId="3" w16cid:durableId="1043796646">
    <w:abstractNumId w:val="6"/>
  </w:num>
  <w:num w:numId="4" w16cid:durableId="893008293">
    <w:abstractNumId w:val="9"/>
  </w:num>
  <w:num w:numId="5" w16cid:durableId="690037249">
    <w:abstractNumId w:val="7"/>
  </w:num>
  <w:num w:numId="6" w16cid:durableId="1126507594">
    <w:abstractNumId w:val="5"/>
  </w:num>
  <w:num w:numId="7" w16cid:durableId="762529073">
    <w:abstractNumId w:val="2"/>
  </w:num>
  <w:num w:numId="8" w16cid:durableId="1895115092">
    <w:abstractNumId w:val="4"/>
  </w:num>
  <w:num w:numId="9" w16cid:durableId="1352335551">
    <w:abstractNumId w:val="3"/>
  </w:num>
  <w:num w:numId="10" w16cid:durableId="102787685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a.r.schultz5122@gmail.com">
    <w15:presenceInfo w15:providerId="Windows Live" w15:userId="e0e98aae43803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oNotHyphenateCaps/>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261"/>
    <w:rsid w:val="00007054"/>
    <w:rsid w:val="00013C24"/>
    <w:rsid w:val="00025207"/>
    <w:rsid w:val="00036674"/>
    <w:rsid w:val="0006564A"/>
    <w:rsid w:val="00075F57"/>
    <w:rsid w:val="000818B4"/>
    <w:rsid w:val="000A5B63"/>
    <w:rsid w:val="000B3724"/>
    <w:rsid w:val="000B4B0D"/>
    <w:rsid w:val="000D5E56"/>
    <w:rsid w:val="000F604C"/>
    <w:rsid w:val="00106BE7"/>
    <w:rsid w:val="0013215F"/>
    <w:rsid w:val="0013794C"/>
    <w:rsid w:val="00142950"/>
    <w:rsid w:val="00154DF9"/>
    <w:rsid w:val="00187D5C"/>
    <w:rsid w:val="00192491"/>
    <w:rsid w:val="001A3D1D"/>
    <w:rsid w:val="00226B35"/>
    <w:rsid w:val="00245F4E"/>
    <w:rsid w:val="00266030"/>
    <w:rsid w:val="0026D467"/>
    <w:rsid w:val="00293082"/>
    <w:rsid w:val="002F4642"/>
    <w:rsid w:val="003114DF"/>
    <w:rsid w:val="00315308"/>
    <w:rsid w:val="003312D9"/>
    <w:rsid w:val="00360C4A"/>
    <w:rsid w:val="00362DCE"/>
    <w:rsid w:val="0036317F"/>
    <w:rsid w:val="003902FD"/>
    <w:rsid w:val="003A6106"/>
    <w:rsid w:val="003B643A"/>
    <w:rsid w:val="003F21D1"/>
    <w:rsid w:val="00427E8B"/>
    <w:rsid w:val="004315A0"/>
    <w:rsid w:val="00446670"/>
    <w:rsid w:val="00484BCD"/>
    <w:rsid w:val="00490515"/>
    <w:rsid w:val="004968B2"/>
    <w:rsid w:val="004C3BD5"/>
    <w:rsid w:val="004D24B3"/>
    <w:rsid w:val="004D44D9"/>
    <w:rsid w:val="005203EF"/>
    <w:rsid w:val="00527835"/>
    <w:rsid w:val="00563EE3"/>
    <w:rsid w:val="005932A0"/>
    <w:rsid w:val="00593B53"/>
    <w:rsid w:val="005E1EBF"/>
    <w:rsid w:val="00636FCB"/>
    <w:rsid w:val="006440FA"/>
    <w:rsid w:val="006A3BFC"/>
    <w:rsid w:val="00703FB6"/>
    <w:rsid w:val="007A0252"/>
    <w:rsid w:val="007A7F77"/>
    <w:rsid w:val="007B5D16"/>
    <w:rsid w:val="007C7F55"/>
    <w:rsid w:val="007F00AB"/>
    <w:rsid w:val="007F03E1"/>
    <w:rsid w:val="00801985"/>
    <w:rsid w:val="00822720"/>
    <w:rsid w:val="00866F54"/>
    <w:rsid w:val="00872EAB"/>
    <w:rsid w:val="0087576C"/>
    <w:rsid w:val="008B5586"/>
    <w:rsid w:val="008C0897"/>
    <w:rsid w:val="008E67F7"/>
    <w:rsid w:val="00924103"/>
    <w:rsid w:val="00941B12"/>
    <w:rsid w:val="00942535"/>
    <w:rsid w:val="009628BD"/>
    <w:rsid w:val="009937E2"/>
    <w:rsid w:val="009D41A7"/>
    <w:rsid w:val="009E6C12"/>
    <w:rsid w:val="00A03033"/>
    <w:rsid w:val="00A24CE3"/>
    <w:rsid w:val="00A37D32"/>
    <w:rsid w:val="00A4298D"/>
    <w:rsid w:val="00A66F17"/>
    <w:rsid w:val="00A87BBD"/>
    <w:rsid w:val="00A92FAB"/>
    <w:rsid w:val="00A95BD9"/>
    <w:rsid w:val="00AD1DD6"/>
    <w:rsid w:val="00AF0261"/>
    <w:rsid w:val="00AF0E68"/>
    <w:rsid w:val="00B07FCB"/>
    <w:rsid w:val="00B23131"/>
    <w:rsid w:val="00B2E5D9"/>
    <w:rsid w:val="00B41CC4"/>
    <w:rsid w:val="00B45C66"/>
    <w:rsid w:val="00B46A0B"/>
    <w:rsid w:val="00B670CF"/>
    <w:rsid w:val="00B81C8D"/>
    <w:rsid w:val="00B83E21"/>
    <w:rsid w:val="00B94823"/>
    <w:rsid w:val="00BA3C9F"/>
    <w:rsid w:val="00BE0812"/>
    <w:rsid w:val="00BF084A"/>
    <w:rsid w:val="00C2334B"/>
    <w:rsid w:val="00C347A3"/>
    <w:rsid w:val="00C661F1"/>
    <w:rsid w:val="00C7077A"/>
    <w:rsid w:val="00C75791"/>
    <w:rsid w:val="00C8049E"/>
    <w:rsid w:val="00CA018F"/>
    <w:rsid w:val="00CA0695"/>
    <w:rsid w:val="00CA1198"/>
    <w:rsid w:val="00CC4DA8"/>
    <w:rsid w:val="00D15913"/>
    <w:rsid w:val="00D41268"/>
    <w:rsid w:val="00D418DA"/>
    <w:rsid w:val="00D43549"/>
    <w:rsid w:val="00D5301F"/>
    <w:rsid w:val="00D8472F"/>
    <w:rsid w:val="00D87630"/>
    <w:rsid w:val="00DA5922"/>
    <w:rsid w:val="00DD2BB4"/>
    <w:rsid w:val="00DF4809"/>
    <w:rsid w:val="00E10E7A"/>
    <w:rsid w:val="00E54992"/>
    <w:rsid w:val="00F1395F"/>
    <w:rsid w:val="00F27472"/>
    <w:rsid w:val="00F3138B"/>
    <w:rsid w:val="00F92874"/>
    <w:rsid w:val="00FC1AF1"/>
    <w:rsid w:val="00FE5CB2"/>
    <w:rsid w:val="01022B95"/>
    <w:rsid w:val="011C8CAD"/>
    <w:rsid w:val="0121ABA9"/>
    <w:rsid w:val="0162E399"/>
    <w:rsid w:val="0208621A"/>
    <w:rsid w:val="02151084"/>
    <w:rsid w:val="025AC937"/>
    <w:rsid w:val="02BD7C0A"/>
    <w:rsid w:val="02C19F57"/>
    <w:rsid w:val="02EAC968"/>
    <w:rsid w:val="035B9DF5"/>
    <w:rsid w:val="045A815D"/>
    <w:rsid w:val="047AC154"/>
    <w:rsid w:val="049D4B58"/>
    <w:rsid w:val="04F18E43"/>
    <w:rsid w:val="05118534"/>
    <w:rsid w:val="0583A60A"/>
    <w:rsid w:val="05EC7100"/>
    <w:rsid w:val="05EFFDD0"/>
    <w:rsid w:val="06343C6B"/>
    <w:rsid w:val="0643F51A"/>
    <w:rsid w:val="06492F3D"/>
    <w:rsid w:val="0687CC9A"/>
    <w:rsid w:val="068BAE4D"/>
    <w:rsid w:val="06DC66DB"/>
    <w:rsid w:val="070B83D9"/>
    <w:rsid w:val="07DBE371"/>
    <w:rsid w:val="07E02A22"/>
    <w:rsid w:val="07EAC31B"/>
    <w:rsid w:val="08277EAE"/>
    <w:rsid w:val="08309E7C"/>
    <w:rsid w:val="086C50D4"/>
    <w:rsid w:val="08C541B1"/>
    <w:rsid w:val="08CEF4A4"/>
    <w:rsid w:val="08D493FA"/>
    <w:rsid w:val="0A586675"/>
    <w:rsid w:val="0AF87A7D"/>
    <w:rsid w:val="0B20F55C"/>
    <w:rsid w:val="0BC7C5D8"/>
    <w:rsid w:val="0C01DCF7"/>
    <w:rsid w:val="0C590518"/>
    <w:rsid w:val="0CA39D60"/>
    <w:rsid w:val="0CB39B45"/>
    <w:rsid w:val="0CF611EB"/>
    <w:rsid w:val="0D6BEB40"/>
    <w:rsid w:val="0D6BF35A"/>
    <w:rsid w:val="0DB95A1A"/>
    <w:rsid w:val="0E4EB516"/>
    <w:rsid w:val="0F446B8B"/>
    <w:rsid w:val="0F95D5EE"/>
    <w:rsid w:val="104FFBB7"/>
    <w:rsid w:val="10890713"/>
    <w:rsid w:val="108C63FD"/>
    <w:rsid w:val="10C54B14"/>
    <w:rsid w:val="10F66BE3"/>
    <w:rsid w:val="11A85C47"/>
    <w:rsid w:val="11C785FB"/>
    <w:rsid w:val="12257F70"/>
    <w:rsid w:val="12470D4A"/>
    <w:rsid w:val="1268D003"/>
    <w:rsid w:val="12771593"/>
    <w:rsid w:val="1340DA30"/>
    <w:rsid w:val="1396602F"/>
    <w:rsid w:val="1415467E"/>
    <w:rsid w:val="14311958"/>
    <w:rsid w:val="143F5272"/>
    <w:rsid w:val="152774AA"/>
    <w:rsid w:val="16077148"/>
    <w:rsid w:val="163EF36B"/>
    <w:rsid w:val="16B23C82"/>
    <w:rsid w:val="16E2796E"/>
    <w:rsid w:val="16EFDF6C"/>
    <w:rsid w:val="17D667B1"/>
    <w:rsid w:val="17EEFC43"/>
    <w:rsid w:val="1808179B"/>
    <w:rsid w:val="19037C9A"/>
    <w:rsid w:val="192C8785"/>
    <w:rsid w:val="192EC2BB"/>
    <w:rsid w:val="193FC704"/>
    <w:rsid w:val="19D290B2"/>
    <w:rsid w:val="1A10E796"/>
    <w:rsid w:val="1A6FF1C8"/>
    <w:rsid w:val="1AAF586C"/>
    <w:rsid w:val="1B319583"/>
    <w:rsid w:val="1B6AF8CF"/>
    <w:rsid w:val="1BC11C75"/>
    <w:rsid w:val="1C291CFF"/>
    <w:rsid w:val="1C6D6A90"/>
    <w:rsid w:val="1C8B8097"/>
    <w:rsid w:val="1CB3D07C"/>
    <w:rsid w:val="1CF10917"/>
    <w:rsid w:val="1D551CB0"/>
    <w:rsid w:val="1D7ED0D9"/>
    <w:rsid w:val="1D989992"/>
    <w:rsid w:val="1DAE1887"/>
    <w:rsid w:val="1DC6AC7A"/>
    <w:rsid w:val="1DEAE526"/>
    <w:rsid w:val="1E061F7D"/>
    <w:rsid w:val="1E8CD978"/>
    <w:rsid w:val="1E901F78"/>
    <w:rsid w:val="1F4B25EE"/>
    <w:rsid w:val="1F950A03"/>
    <w:rsid w:val="1F9B258E"/>
    <w:rsid w:val="1FE0E5CB"/>
    <w:rsid w:val="205BFBC4"/>
    <w:rsid w:val="20D461CE"/>
    <w:rsid w:val="20DA0593"/>
    <w:rsid w:val="2130DA64"/>
    <w:rsid w:val="224B8EBC"/>
    <w:rsid w:val="22509DBF"/>
    <w:rsid w:val="226736D6"/>
    <w:rsid w:val="2292E3F6"/>
    <w:rsid w:val="2296ACA2"/>
    <w:rsid w:val="22BA416E"/>
    <w:rsid w:val="230A34C7"/>
    <w:rsid w:val="2330F034"/>
    <w:rsid w:val="237EA8B6"/>
    <w:rsid w:val="240EC98D"/>
    <w:rsid w:val="24CCC095"/>
    <w:rsid w:val="25480E11"/>
    <w:rsid w:val="2554B6F9"/>
    <w:rsid w:val="255BA337"/>
    <w:rsid w:val="266BD224"/>
    <w:rsid w:val="267BAF32"/>
    <w:rsid w:val="26897A97"/>
    <w:rsid w:val="26A46B6F"/>
    <w:rsid w:val="27111100"/>
    <w:rsid w:val="271740AB"/>
    <w:rsid w:val="2746B83F"/>
    <w:rsid w:val="274A07E0"/>
    <w:rsid w:val="27CA20A8"/>
    <w:rsid w:val="27D396A7"/>
    <w:rsid w:val="27E2B567"/>
    <w:rsid w:val="2940A70E"/>
    <w:rsid w:val="2987095B"/>
    <w:rsid w:val="29970740"/>
    <w:rsid w:val="29CAF2AC"/>
    <w:rsid w:val="29DC0C31"/>
    <w:rsid w:val="29EB8F9E"/>
    <w:rsid w:val="2A9CBB29"/>
    <w:rsid w:val="2AC967EB"/>
    <w:rsid w:val="2ACDB61E"/>
    <w:rsid w:val="2B572839"/>
    <w:rsid w:val="2BB468A0"/>
    <w:rsid w:val="2BD013D8"/>
    <w:rsid w:val="2DCDCD56"/>
    <w:rsid w:val="2E26974C"/>
    <w:rsid w:val="2E5F036D"/>
    <w:rsid w:val="2E8D79D3"/>
    <w:rsid w:val="2E97FA2F"/>
    <w:rsid w:val="2E9F5232"/>
    <w:rsid w:val="2EB21DAB"/>
    <w:rsid w:val="2F40735F"/>
    <w:rsid w:val="2FE5CEBE"/>
    <w:rsid w:val="30D6F3B6"/>
    <w:rsid w:val="30ECAE68"/>
    <w:rsid w:val="310711D2"/>
    <w:rsid w:val="310F2D76"/>
    <w:rsid w:val="31329096"/>
    <w:rsid w:val="31344C82"/>
    <w:rsid w:val="319AC77C"/>
    <w:rsid w:val="31E3F60C"/>
    <w:rsid w:val="32A007BA"/>
    <w:rsid w:val="32CAF8B3"/>
    <w:rsid w:val="32D30CD7"/>
    <w:rsid w:val="331D6F80"/>
    <w:rsid w:val="33D0771F"/>
    <w:rsid w:val="340A9CA9"/>
    <w:rsid w:val="342FB7A5"/>
    <w:rsid w:val="34B4957F"/>
    <w:rsid w:val="35245A9E"/>
    <w:rsid w:val="35651788"/>
    <w:rsid w:val="35B03D66"/>
    <w:rsid w:val="36863A4B"/>
    <w:rsid w:val="36D86EF1"/>
    <w:rsid w:val="36E01777"/>
    <w:rsid w:val="36F6A1E7"/>
    <w:rsid w:val="3765068A"/>
    <w:rsid w:val="383B3C02"/>
    <w:rsid w:val="38416BAD"/>
    <w:rsid w:val="38430D56"/>
    <w:rsid w:val="3886CE8E"/>
    <w:rsid w:val="38DF0993"/>
    <w:rsid w:val="390FDEBC"/>
    <w:rsid w:val="393677AD"/>
    <w:rsid w:val="39D97DE6"/>
    <w:rsid w:val="3A23A55C"/>
    <w:rsid w:val="3ADE75A2"/>
    <w:rsid w:val="3B1FD2BA"/>
    <w:rsid w:val="3B40EB0C"/>
    <w:rsid w:val="3B7BD36C"/>
    <w:rsid w:val="3BD5C294"/>
    <w:rsid w:val="3C3D3AED"/>
    <w:rsid w:val="3C6F4EF0"/>
    <w:rsid w:val="3C89BB8B"/>
    <w:rsid w:val="3C9285BF"/>
    <w:rsid w:val="3CDDE654"/>
    <w:rsid w:val="3CE9D33F"/>
    <w:rsid w:val="3DEBDEA6"/>
    <w:rsid w:val="3E7FA4E2"/>
    <w:rsid w:val="3E9BD254"/>
    <w:rsid w:val="3EA1D266"/>
    <w:rsid w:val="3EA1F7AE"/>
    <w:rsid w:val="3F64613B"/>
    <w:rsid w:val="3F813DBA"/>
    <w:rsid w:val="3F95C9DC"/>
    <w:rsid w:val="4018FB61"/>
    <w:rsid w:val="405A5C17"/>
    <w:rsid w:val="4082C3D0"/>
    <w:rsid w:val="408FA9AB"/>
    <w:rsid w:val="418F143E"/>
    <w:rsid w:val="421E9431"/>
    <w:rsid w:val="42255337"/>
    <w:rsid w:val="42C61C15"/>
    <w:rsid w:val="42E90A03"/>
    <w:rsid w:val="433960C9"/>
    <w:rsid w:val="434873AC"/>
    <w:rsid w:val="43F578FA"/>
    <w:rsid w:val="44AE1DDA"/>
    <w:rsid w:val="44D8022C"/>
    <w:rsid w:val="44DE3E33"/>
    <w:rsid w:val="44E6FFFB"/>
    <w:rsid w:val="45741815"/>
    <w:rsid w:val="4591495B"/>
    <w:rsid w:val="465AD72F"/>
    <w:rsid w:val="466ECE85"/>
    <w:rsid w:val="46F13BAD"/>
    <w:rsid w:val="470EF3E1"/>
    <w:rsid w:val="475A4C9D"/>
    <w:rsid w:val="47811E31"/>
    <w:rsid w:val="47856552"/>
    <w:rsid w:val="47C4C8A0"/>
    <w:rsid w:val="47E2E768"/>
    <w:rsid w:val="484B6037"/>
    <w:rsid w:val="48656DFC"/>
    <w:rsid w:val="48A88057"/>
    <w:rsid w:val="48AAC442"/>
    <w:rsid w:val="49D541F1"/>
    <w:rsid w:val="4A013E5D"/>
    <w:rsid w:val="4AD1E655"/>
    <w:rsid w:val="4B199170"/>
    <w:rsid w:val="4B5EB5F4"/>
    <w:rsid w:val="4C50C370"/>
    <w:rsid w:val="4CD33666"/>
    <w:rsid w:val="4CE6FEBD"/>
    <w:rsid w:val="4CEB614F"/>
    <w:rsid w:val="4CEBD52F"/>
    <w:rsid w:val="4CFC1637"/>
    <w:rsid w:val="4D1CE8CC"/>
    <w:rsid w:val="4D3BC6B6"/>
    <w:rsid w:val="4E08BE39"/>
    <w:rsid w:val="4E15FC91"/>
    <w:rsid w:val="4E8AE499"/>
    <w:rsid w:val="4F15060E"/>
    <w:rsid w:val="4F53E6E6"/>
    <w:rsid w:val="4FB808FE"/>
    <w:rsid w:val="4FFCB82E"/>
    <w:rsid w:val="505B8604"/>
    <w:rsid w:val="50ECB0E8"/>
    <w:rsid w:val="514A350F"/>
    <w:rsid w:val="515A1D65"/>
    <w:rsid w:val="51700F97"/>
    <w:rsid w:val="51AC91F0"/>
    <w:rsid w:val="522ACBAB"/>
    <w:rsid w:val="52F557B9"/>
    <w:rsid w:val="52F5EDC6"/>
    <w:rsid w:val="53001335"/>
    <w:rsid w:val="5329690B"/>
    <w:rsid w:val="53A5E8BA"/>
    <w:rsid w:val="53F66032"/>
    <w:rsid w:val="547A94A5"/>
    <w:rsid w:val="5541B91B"/>
    <w:rsid w:val="559A6D40"/>
    <w:rsid w:val="55D88BB2"/>
    <w:rsid w:val="55E824F0"/>
    <w:rsid w:val="56082D50"/>
    <w:rsid w:val="5621B45F"/>
    <w:rsid w:val="564C7FEB"/>
    <w:rsid w:val="5666DAB6"/>
    <w:rsid w:val="56800313"/>
    <w:rsid w:val="56ACC8E3"/>
    <w:rsid w:val="56EFBCCE"/>
    <w:rsid w:val="56F2460F"/>
    <w:rsid w:val="5752B023"/>
    <w:rsid w:val="579E343B"/>
    <w:rsid w:val="57E8504C"/>
    <w:rsid w:val="59102C74"/>
    <w:rsid w:val="591B4B84"/>
    <w:rsid w:val="5920E9B5"/>
    <w:rsid w:val="59652F4A"/>
    <w:rsid w:val="59B2831A"/>
    <w:rsid w:val="59DD2B68"/>
    <w:rsid w:val="5A2B1C70"/>
    <w:rsid w:val="5AE7D4DF"/>
    <w:rsid w:val="5B0AF167"/>
    <w:rsid w:val="5B97D242"/>
    <w:rsid w:val="5BE849BA"/>
    <w:rsid w:val="5C262146"/>
    <w:rsid w:val="5DC28545"/>
    <w:rsid w:val="5DF4DDD3"/>
    <w:rsid w:val="5E0E46FE"/>
    <w:rsid w:val="5E91B286"/>
    <w:rsid w:val="607293F5"/>
    <w:rsid w:val="608C204D"/>
    <w:rsid w:val="60F073ED"/>
    <w:rsid w:val="610617D6"/>
    <w:rsid w:val="614C36C5"/>
    <w:rsid w:val="615543FD"/>
    <w:rsid w:val="6159CA98"/>
    <w:rsid w:val="617B893C"/>
    <w:rsid w:val="619D1CC2"/>
    <w:rsid w:val="61D4C09D"/>
    <w:rsid w:val="623DB5B6"/>
    <w:rsid w:val="62402A9B"/>
    <w:rsid w:val="62B70E93"/>
    <w:rsid w:val="62DCC05B"/>
    <w:rsid w:val="63F35471"/>
    <w:rsid w:val="644262FA"/>
    <w:rsid w:val="648935F1"/>
    <w:rsid w:val="666BF1BE"/>
    <w:rsid w:val="66B782E0"/>
    <w:rsid w:val="66EB361D"/>
    <w:rsid w:val="66F59CE5"/>
    <w:rsid w:val="66F9764C"/>
    <w:rsid w:val="6712BFDE"/>
    <w:rsid w:val="672CF974"/>
    <w:rsid w:val="67E52CFF"/>
    <w:rsid w:val="681EBF54"/>
    <w:rsid w:val="68561908"/>
    <w:rsid w:val="6865D929"/>
    <w:rsid w:val="6881D6C2"/>
    <w:rsid w:val="68AD9D37"/>
    <w:rsid w:val="68DF2189"/>
    <w:rsid w:val="692B1CFE"/>
    <w:rsid w:val="693E6F77"/>
    <w:rsid w:val="69ACA6B4"/>
    <w:rsid w:val="6A0CA208"/>
    <w:rsid w:val="6A594DD1"/>
    <w:rsid w:val="6A6CC011"/>
    <w:rsid w:val="6A9458D4"/>
    <w:rsid w:val="6A987C21"/>
    <w:rsid w:val="6ADE5687"/>
    <w:rsid w:val="6B0004B4"/>
    <w:rsid w:val="6B487715"/>
    <w:rsid w:val="6B54D059"/>
    <w:rsid w:val="6BB97771"/>
    <w:rsid w:val="6BCADE64"/>
    <w:rsid w:val="6BE98C37"/>
    <w:rsid w:val="6BF40DA6"/>
    <w:rsid w:val="6BF87209"/>
    <w:rsid w:val="6C3833DA"/>
    <w:rsid w:val="6C4D74DF"/>
    <w:rsid w:val="6CD44627"/>
    <w:rsid w:val="6D1F2CFB"/>
    <w:rsid w:val="6D48897B"/>
    <w:rsid w:val="6D5F5503"/>
    <w:rsid w:val="6D857C76"/>
    <w:rsid w:val="6D98EEB6"/>
    <w:rsid w:val="6DE4AB89"/>
    <w:rsid w:val="6DE9A778"/>
    <w:rsid w:val="6E24F56D"/>
    <w:rsid w:val="6E4BC363"/>
    <w:rsid w:val="6E5D90C2"/>
    <w:rsid w:val="6E76D58E"/>
    <w:rsid w:val="6EB03BF9"/>
    <w:rsid w:val="6EDCB686"/>
    <w:rsid w:val="6EED8454"/>
    <w:rsid w:val="6F367EF1"/>
    <w:rsid w:val="6FCA22F5"/>
    <w:rsid w:val="70559315"/>
    <w:rsid w:val="708AEB5D"/>
    <w:rsid w:val="70C7EB27"/>
    <w:rsid w:val="70F9C45E"/>
    <w:rsid w:val="71039A58"/>
    <w:rsid w:val="712761BA"/>
    <w:rsid w:val="714BDF22"/>
    <w:rsid w:val="71B49D25"/>
    <w:rsid w:val="721BFA9E"/>
    <w:rsid w:val="726FDA17"/>
    <w:rsid w:val="72B3741A"/>
    <w:rsid w:val="72BBF7AD"/>
    <w:rsid w:val="74474BED"/>
    <w:rsid w:val="7474CC0E"/>
    <w:rsid w:val="74D726B6"/>
    <w:rsid w:val="752DF512"/>
    <w:rsid w:val="75539B60"/>
    <w:rsid w:val="7554FFDB"/>
    <w:rsid w:val="755506AE"/>
    <w:rsid w:val="765C761A"/>
    <w:rsid w:val="767FEA60"/>
    <w:rsid w:val="76E81A18"/>
    <w:rsid w:val="76ED07C2"/>
    <w:rsid w:val="77232243"/>
    <w:rsid w:val="77A73B95"/>
    <w:rsid w:val="791C7FD8"/>
    <w:rsid w:val="7939FFB3"/>
    <w:rsid w:val="79A5A2C4"/>
    <w:rsid w:val="79B5E25B"/>
    <w:rsid w:val="79C2CA7E"/>
    <w:rsid w:val="79CE4F7A"/>
    <w:rsid w:val="7A37F83F"/>
    <w:rsid w:val="7A508668"/>
    <w:rsid w:val="7A560913"/>
    <w:rsid w:val="7A5B096E"/>
    <w:rsid w:val="7AB68D71"/>
    <w:rsid w:val="7B807F56"/>
    <w:rsid w:val="7B91B1ED"/>
    <w:rsid w:val="7BC6714F"/>
    <w:rsid w:val="7C41C1A1"/>
    <w:rsid w:val="7C6F1218"/>
    <w:rsid w:val="7CBC85C3"/>
    <w:rsid w:val="7D3988DD"/>
    <w:rsid w:val="7DBAA07F"/>
    <w:rsid w:val="7DBF90E8"/>
    <w:rsid w:val="7DC2AC63"/>
    <w:rsid w:val="7E36C8BA"/>
    <w:rsid w:val="7E6392C2"/>
    <w:rsid w:val="7ECCF040"/>
    <w:rsid w:val="7ED5593E"/>
    <w:rsid w:val="7F51958C"/>
    <w:rsid w:val="7FAC22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FDDF5"/>
  <w15:docId w15:val="{06CAA54C-E48D-4E76-A663-FF554126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C8049E"/>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qFormat/>
    <w:rsid w:val="000A5B63"/>
    <w:pPr>
      <w:jc w:val="both"/>
      <w:outlineLvl w:val="1"/>
    </w:pPr>
    <w:rPr>
      <w:b/>
      <w:bCs/>
      <w:sz w:val="18"/>
      <w:szCs w:val="18"/>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styleId="blue1" w:customStyle="1">
    <w:name w:val="blue1"/>
    <w:basedOn w:val="DefaultParagraphFont"/>
    <w:rsid w:val="000A5B63"/>
    <w:rPr>
      <w:rFonts w:hint="default" w:ascii="Verdana" w:hAnsi="Verdana"/>
      <w:b/>
      <w:bCs/>
      <w:i/>
      <w:iCs/>
      <w:color w:val="0000FF"/>
      <w:sz w:val="21"/>
      <w:szCs w:val="21"/>
    </w:rPr>
  </w:style>
  <w:style w:type="table" w:styleId="TableGrid">
    <w:name w:val="Table Grid"/>
    <w:basedOn w:val="TableNormal"/>
    <w:rsid w:val="000818B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styleId="BalloonTextChar" w:customStyle="1">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styleId="Heading4Char" w:customStyle="1">
    <w:name w:val="Heading 4 Char"/>
    <w:basedOn w:val="DefaultParagraphFont"/>
    <w:link w:val="Heading4"/>
    <w:semiHidden/>
    <w:rsid w:val="00490515"/>
    <w:rPr>
      <w:rFonts w:asciiTheme="majorHAnsi" w:hAnsiTheme="majorHAnsi" w:eastAsiaTheme="majorEastAsia" w:cstheme="majorBidi"/>
      <w:b/>
      <w:bCs/>
      <w:i/>
      <w:iCs/>
      <w:color w:val="4F81BD" w:themeColor="accent1"/>
      <w:sz w:val="24"/>
      <w:szCs w:val="24"/>
    </w:rPr>
  </w:style>
  <w:style w:type="paragraph" w:styleId="citation1" w:customStyle="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styleId="HeaderChar" w:customStyle="1">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styleId="FooterChar" w:customStyle="1">
    <w:name w:val="Footer Char"/>
    <w:basedOn w:val="DefaultParagraphFont"/>
    <w:link w:val="Footer"/>
    <w:uiPriority w:val="99"/>
    <w:rsid w:val="00B45C66"/>
    <w:rPr>
      <w:sz w:val="24"/>
      <w:szCs w:val="24"/>
    </w:rPr>
  </w:style>
  <w:style w:type="paragraph" w:styleId="paragraph" w:customStyle="1">
    <w:name w:val="paragraph"/>
    <w:basedOn w:val="Normal"/>
    <w:rsid w:val="00B83E21"/>
    <w:pPr>
      <w:spacing w:before="100" w:beforeAutospacing="1" w:after="100" w:afterAutospacing="1"/>
    </w:pPr>
    <w:rPr>
      <w:lang w:val="en-IN" w:eastAsia="en-IN"/>
    </w:rPr>
  </w:style>
  <w:style w:type="character" w:styleId="normaltextrun" w:customStyle="1">
    <w:name w:val="normaltextrun"/>
    <w:basedOn w:val="DefaultParagraphFont"/>
    <w:rsid w:val="00B83E21"/>
  </w:style>
  <w:style w:type="character" w:styleId="eop" w:customStyle="1">
    <w:name w:val="eop"/>
    <w:basedOn w:val="DefaultParagraphFont"/>
    <w:rsid w:val="00B83E21"/>
  </w:style>
  <w:style w:type="paragraph" w:styleId="ListParagraph">
    <w:name w:val="List Paragraph"/>
    <w:basedOn w:val="Normal"/>
    <w:uiPriority w:val="34"/>
    <w:qFormat/>
    <w:rsid w:val="00226B35"/>
    <w:pPr>
      <w:ind w:left="720"/>
      <w:contextualSpacing/>
    </w:p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nhideWhenUsed/>
    <w:rPr>
      <w:sz w:val="20"/>
      <w:szCs w:val="20"/>
    </w:rPr>
  </w:style>
  <w:style w:type="character" w:styleId="CommentTextChar" w:customStyle="1">
    <w:name w:val="Comment Text Char"/>
    <w:basedOn w:val="DefaultParagraphFont"/>
    <w:link w:val="CommentText"/>
  </w:style>
  <w:style w:type="character" w:styleId="CommentReference">
    <w:name w:val="annotation reference"/>
    <w:basedOn w:val="DefaultParagraphFont"/>
    <w:semiHidden/>
    <w:unhideWhenUsed/>
    <w:rPr>
      <w:sz w:val="16"/>
      <w:szCs w:val="16"/>
    </w:rPr>
  </w:style>
  <w:style w:type="paragraph" w:styleId="CommentSubject">
    <w:name w:val="annotation subject"/>
    <w:basedOn w:val="CommentText"/>
    <w:next w:val="CommentText"/>
    <w:link w:val="CommentSubjectChar"/>
    <w:semiHidden/>
    <w:unhideWhenUsed/>
    <w:rsid w:val="009E6C12"/>
    <w:rPr>
      <w:b/>
      <w:bCs/>
    </w:rPr>
  </w:style>
  <w:style w:type="character" w:styleId="CommentSubjectChar" w:customStyle="1">
    <w:name w:val="Comment Subject Char"/>
    <w:basedOn w:val="CommentTextChar"/>
    <w:link w:val="CommentSubject"/>
    <w:semiHidden/>
    <w:rsid w:val="009E6C12"/>
    <w:rPr>
      <w:b/>
      <w:bCs/>
    </w:rPr>
  </w:style>
  <w:style w:type="paragraph" w:styleId="Revision">
    <w:name w:val="Revision"/>
    <w:hidden/>
    <w:uiPriority w:val="99"/>
    <w:semiHidden/>
    <w:rsid w:val="009E6C12"/>
    <w:rPr>
      <w:sz w:val="24"/>
      <w:szCs w:val="24"/>
    </w:rPr>
  </w:style>
  <w:style w:type="character" w:styleId="FollowedHyperlink">
    <w:name w:val="FollowedHyperlink"/>
    <w:basedOn w:val="DefaultParagraphFont"/>
    <w:semiHidden/>
    <w:unhideWhenUsed/>
    <w:rsid w:val="003631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033142546">
                  <w:marLeft w:val="750"/>
                  <w:marRight w:val="0"/>
                  <w:marTop w:val="0"/>
                  <w:marBottom w:val="375"/>
                  <w:divBdr>
                    <w:top w:val="none" w:sz="0" w:space="0" w:color="auto"/>
                    <w:left w:val="none" w:sz="0" w:space="0" w:color="auto"/>
                    <w:bottom w:val="none" w:sz="0" w:space="0" w:color="auto"/>
                    <w:right w:val="none" w:sz="0" w:space="0" w:color="auto"/>
                  </w:divBdr>
                </w:div>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1562248490">
      <w:bodyDiv w:val="1"/>
      <w:marLeft w:val="0"/>
      <w:marRight w:val="0"/>
      <w:marTop w:val="0"/>
      <w:marBottom w:val="0"/>
      <w:divBdr>
        <w:top w:val="none" w:sz="0" w:space="0" w:color="auto"/>
        <w:left w:val="none" w:sz="0" w:space="0" w:color="auto"/>
        <w:bottom w:val="none" w:sz="0" w:space="0" w:color="auto"/>
        <w:right w:val="none" w:sz="0" w:space="0" w:color="auto"/>
      </w:divBdr>
      <w:divsChild>
        <w:div w:id="1924991986">
          <w:marLeft w:val="0"/>
          <w:marRight w:val="0"/>
          <w:marTop w:val="0"/>
          <w:marBottom w:val="0"/>
          <w:divBdr>
            <w:top w:val="none" w:sz="0" w:space="0" w:color="auto"/>
            <w:left w:val="none" w:sz="0" w:space="0" w:color="auto"/>
            <w:bottom w:val="none" w:sz="0" w:space="0" w:color="auto"/>
            <w:right w:val="none" w:sz="0" w:space="0" w:color="auto"/>
          </w:divBdr>
          <w:divsChild>
            <w:div w:id="149881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3.png" Id="rId18" /><Relationship Type="http://schemas.openxmlformats.org/officeDocument/2006/relationships/image" Target="media/image11.png" Id="rId26" /><Relationship Type="http://schemas.openxmlformats.org/officeDocument/2006/relationships/hyperlink" Target="https://monkeylearn.com/blog/data-preprocessing/" TargetMode="External" Id="rId39" /><Relationship Type="http://schemas.openxmlformats.org/officeDocument/2006/relationships/image" Target="media/image6.png" Id="rId21" /><Relationship Type="http://schemas.openxmlformats.org/officeDocument/2006/relationships/image" Target="media/image19.png" Id="rId34" /><Relationship Type="http://schemas.microsoft.com/office/2011/relationships/people" Target="people.xml" Id="rId42"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image" Target="media/image5.png" Id="rId20" /><Relationship Type="http://schemas.openxmlformats.org/officeDocument/2006/relationships/image" Target="media/image14.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image" Target="media/image9.png" Id="rId24" /><Relationship Type="http://schemas.openxmlformats.org/officeDocument/2006/relationships/image" Target="media/image17.png" Id="rId32" /><Relationship Type="http://schemas.openxmlformats.org/officeDocument/2006/relationships/hyperlink" Target="https://www.kaggle.com/code/iabhishekmaurya/used-car-price-prediction" TargetMode="External" Id="rId37" /><Relationship Type="http://schemas.openxmlformats.org/officeDocument/2006/relationships/image" Target="media/image22.png" Id="rId40" /><Relationship Type="http://schemas.openxmlformats.org/officeDocument/2006/relationships/styles" Target="styles.xml" Id="rId5" /><Relationship Type="http://schemas.microsoft.com/office/2018/08/relationships/commentsExtensible" Target="commentsExtensible.xml"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image" Target="media/image21.png" Id="rId36" /><Relationship Type="http://schemas.openxmlformats.org/officeDocument/2006/relationships/hyperlink" Target="mailto:khanosama@cityuniversity.edu" TargetMode="External" Id="rId10" /><Relationship Type="http://schemas.openxmlformats.org/officeDocument/2006/relationships/image" Target="media/image4.png" Id="rId19" /><Relationship Type="http://schemas.openxmlformats.org/officeDocument/2006/relationships/image" Target="media/image16.png" Id="rId31" /><Relationship Type="http://schemas.microsoft.com/office/2019/05/relationships/documenttasks" Target="documenttasks/documenttasks1.xml" Id="rId44" /><Relationship Type="http://schemas.openxmlformats.org/officeDocument/2006/relationships/numbering" Target="numbering.xml" Id="rId4" /><Relationship Type="http://schemas.openxmlformats.org/officeDocument/2006/relationships/endnotes" Target="endnotes.xml" Id="rId9" /><Relationship Type="http://schemas.microsoft.com/office/2016/09/relationships/commentsIds" Target="commentsIds.xm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image" Target="media/image20.png" Id="rId35" /><Relationship Type="http://schemas.openxmlformats.org/officeDocument/2006/relationships/theme" Target="theme/theme1.xml" Id="rId43"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2.png" Id="rId17" /><Relationship Type="http://schemas.openxmlformats.org/officeDocument/2006/relationships/image" Target="media/image10.png" Id="rId25" /><Relationship Type="http://schemas.openxmlformats.org/officeDocument/2006/relationships/image" Target="media/image18.png" Id="rId33" /><Relationship Type="http://schemas.openxmlformats.org/officeDocument/2006/relationships/hyperlink" Target="https://powerbi.microsoft.com/en-us/landing/free-account/?ef_id=_k_EAIaIQobChMI6cC2uNyD_wIV7QKtBh398QOkEAAYASAAEgI2oPD_BwE_k_&amp;OCID=AIDcmm80atqgos_SEM__k_EAIaIQobChMI6cC2uNyD_wIV7QKtBh398QOkEAAYASAAEgI2oPD_BwE_k_&amp;gclid=EAIaIQobChMI6cC2uNyD_wIV7QKtBh398QOkEAAYASAAEgI2oPD_BwE" TargetMode="External" Id="rId38" /><Relationship Type="http://schemas.openxmlformats.org/officeDocument/2006/relationships/glossaryDocument" Target="glossary/document.xml" Id="R95efd715223741a9" /><Relationship Type="http://schemas.openxmlformats.org/officeDocument/2006/relationships/hyperlink" Target="https://github.com/Umutbek/ds522_group_project" TargetMode="External" Id="Rc5e60ecf67d04523"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ungsam\Downloads\template.dotx" TargetMode="External"/></Relationships>
</file>

<file path=word/documenttasks/documenttasks1.xml><?xml version="1.0" encoding="utf-8"?>
<t:Tasks xmlns:t="http://schemas.microsoft.com/office/tasks/2019/documenttasks" xmlns:oel="http://schemas.microsoft.com/office/2019/extlst">
  <t:Task id="{029EF34A-59DF-460A-AF9E-8E7E3E0A0C66}">
    <t:Anchor>
      <t:Comment id="524511084"/>
    </t:Anchor>
    <t:History>
      <t:Event id="{D663E77D-FD93-4888-82BB-49B41F459549}" time="2023-05-21T06:28:45.652Z">
        <t:Attribution userId="S::shvetsasia@cityuniversity.edu::0f45196f-42e4-4c54-a789-d13ccde2b296" userProvider="AD" userName="Asia Shvets"/>
        <t:Anchor>
          <t:Comment id="524511084"/>
        </t:Anchor>
        <t:Create/>
      </t:Event>
      <t:Event id="{1F448ECD-189F-4A41-9E1F-61336B1DFD7C}" time="2023-05-21T06:28:45.652Z">
        <t:Attribution userId="S::shvetsasia@cityuniversity.edu::0f45196f-42e4-4c54-a789-d13ccde2b296" userProvider="AD" userName="Asia Shvets"/>
        <t:Anchor>
          <t:Comment id="524511084"/>
        </t:Anchor>
        <t:Assign userId="S::khanosama@cityuniversity.edu::ee713679-0ed8-4c61-9e4e-5236e3f2b0cd" userProvider="AD" userName="Osama Khan"/>
      </t:Event>
      <t:Event id="{BA785C1A-7B61-489B-B8C3-44AA4AB9D0E1}" time="2023-05-21T06:28:45.652Z">
        <t:Attribution userId="S::shvetsasia@cityuniversity.edu::0f45196f-42e4-4c54-a789-d13ccde2b296" userProvider="AD" userName="Asia Shvets"/>
        <t:Anchor>
          <t:Comment id="524511084"/>
        </t:Anchor>
        <t:SetTitle title="@Osama Khan could you please rephase that? I don't get the sense."/>
      </t:Event>
    </t:History>
  </t:Task>
</t:Task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04551a4-96dd-4836-8f4e-7ada084a85c8}"/>
      </w:docPartPr>
      <w:docPartBody>
        <w:p w14:paraId="11AE083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4AF10A37F87B43970F7CFB5E84EB76" ma:contentTypeVersion="13" ma:contentTypeDescription="Create a new document." ma:contentTypeScope="" ma:versionID="88e9cb743170b028758d1191eb5ebe30">
  <xsd:schema xmlns:xsd="http://www.w3.org/2001/XMLSchema" xmlns:xs="http://www.w3.org/2001/XMLSchema" xmlns:p="http://schemas.microsoft.com/office/2006/metadata/properties" xmlns:ns3="995b2506-1074-4ddc-af93-d4437205e205" xmlns:ns4="8b5094ac-e50c-4f5c-965f-37193990e5fe" targetNamespace="http://schemas.microsoft.com/office/2006/metadata/properties" ma:root="true" ma:fieldsID="4f433da9594677a5c5f53024645c1c15" ns3:_="" ns4:_="">
    <xsd:import namespace="995b2506-1074-4ddc-af93-d4437205e205"/>
    <xsd:import namespace="8b5094ac-e50c-4f5c-965f-37193990e5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5b2506-1074-4ddc-af93-d4437205e2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5094ac-e50c-4f5c-965f-37193990e5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2705D7-B6F2-4418-8CF0-4FB0E5F93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5b2506-1074-4ddc-af93-d4437205e205"/>
    <ds:schemaRef ds:uri="8b5094ac-e50c-4f5c-965f-37193990e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882122-8FF8-4811-96C5-D91925D53CD3}">
  <ds:schemaRefs>
    <ds:schemaRef ds:uri="http://schemas.microsoft.com/sharepoint/v3/contenttype/forms"/>
  </ds:schemaRefs>
</ds:datastoreItem>
</file>

<file path=customXml/itemProps3.xml><?xml version="1.0" encoding="utf-8"?>
<ds:datastoreItem xmlns:ds="http://schemas.openxmlformats.org/officeDocument/2006/customXml" ds:itemID="{7FFCF9B0-A5DD-4ED9-88C0-726EDFF38066}">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C:\Users\chungsam\Downloads\template.dotx</ap:Template>
  <ap:Application>Microsoft Word for the web</ap:Application>
  <ap:DocSecurity>0</ap:DocSecurity>
  <ap:ScaleCrop>false</ap:ScaleCrop>
  <ap:Company>ISECON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Template</dc:title>
  <dc:creator>Administrator</dc:creator>
  <lastModifiedBy>Asia Shvets</lastModifiedBy>
  <revision>12</revision>
  <dcterms:created xsi:type="dcterms:W3CDTF">2023-05-22T22:39:00.0000000Z</dcterms:created>
  <dcterms:modified xsi:type="dcterms:W3CDTF">2023-06-03T20:54:13.2837422Z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0x010100934AF10A37F87B43970F7CFB5E84EB76</vt:lpwstr>
  </property>
</Properties>
</file>